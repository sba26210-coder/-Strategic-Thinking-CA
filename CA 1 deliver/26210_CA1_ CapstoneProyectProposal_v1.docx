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3C28" w14:textId="77777777" w:rsidR="00722FFA" w:rsidRDefault="00722FFA" w:rsidP="00722FFA">
      <w:r>
        <w:rPr>
          <w:noProof/>
        </w:rPr>
        <mc:AlternateContent>
          <mc:Choice Requires="wpg">
            <w:drawing>
              <wp:anchor distT="0" distB="0" distL="114300" distR="114300" simplePos="0" relativeHeight="251659264" behindDoc="0" locked="0" layoutInCell="1" hidden="0" allowOverlap="1" wp14:anchorId="203657A7" wp14:editId="5FCD7536">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5FA393D4" w14:textId="77777777" w:rsidR="00722FFA" w:rsidRDefault="00722FFA" w:rsidP="00722FFA">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2181B798" w14:textId="77777777" w:rsidR="00722FFA" w:rsidRDefault="00722FFA" w:rsidP="00722FFA">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5B984B9B" w14:textId="77777777" w:rsidR="00722FFA" w:rsidRDefault="00722FFA" w:rsidP="00722FF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03657A7"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5FA393D4" w14:textId="77777777" w:rsidR="00722FFA" w:rsidRDefault="00722FFA" w:rsidP="00722FFA">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2181B798" w14:textId="77777777" w:rsidR="00722FFA" w:rsidRDefault="00722FFA" w:rsidP="00722FFA">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5B984B9B" w14:textId="77777777" w:rsidR="00722FFA" w:rsidRDefault="00722FFA" w:rsidP="00722FFA">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1312" behindDoc="0" locked="0" layoutInCell="1" hidden="0" allowOverlap="1" wp14:anchorId="681686C2" wp14:editId="433CC121">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1"/>
                    <a:srcRect/>
                    <a:stretch>
                      <a:fillRect/>
                    </a:stretch>
                  </pic:blipFill>
                  <pic:spPr>
                    <a:xfrm>
                      <a:off x="0" y="0"/>
                      <a:ext cx="2206625" cy="762000"/>
                    </a:xfrm>
                    <a:prstGeom prst="rect">
                      <a:avLst/>
                    </a:prstGeom>
                    <a:ln/>
                  </pic:spPr>
                </pic:pic>
              </a:graphicData>
            </a:graphic>
          </wp:anchor>
        </w:drawing>
      </w:r>
    </w:p>
    <w:p w14:paraId="6FA8850C" w14:textId="77777777" w:rsidR="00722FFA" w:rsidRDefault="00722FFA" w:rsidP="00722FFA">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722FFA" w14:paraId="5094B4B3" w14:textId="77777777" w:rsidTr="00D45AAF">
        <w:tc>
          <w:tcPr>
            <w:tcW w:w="3256" w:type="dxa"/>
            <w:tcBorders>
              <w:top w:val="nil"/>
              <w:left w:val="nil"/>
              <w:bottom w:val="nil"/>
              <w:right w:val="nil"/>
            </w:tcBorders>
            <w:hideMark/>
          </w:tcPr>
          <w:p w14:paraId="2F05183E" w14:textId="723F9C27" w:rsidR="00722FFA" w:rsidRDefault="00722FFA" w:rsidP="00D45AAF">
            <w:pPr>
              <w:spacing w:line="480" w:lineRule="auto"/>
              <w:rPr>
                <w:i/>
                <w:color w:val="156082"/>
                <w:sz w:val="32"/>
                <w:szCs w:val="32"/>
              </w:rPr>
            </w:pPr>
            <w:r>
              <w:rPr>
                <w:i/>
                <w:color w:val="156082"/>
                <w:sz w:val="32"/>
                <w:szCs w:val="32"/>
              </w:rPr>
              <w:t>Student Full Name</w:t>
            </w:r>
            <w:r w:rsidR="00AE01B7">
              <w:rPr>
                <w:i/>
                <w:color w:val="156082"/>
                <w:sz w:val="32"/>
                <w:szCs w:val="32"/>
              </w:rPr>
              <w:t>:</w:t>
            </w:r>
          </w:p>
        </w:tc>
        <w:tc>
          <w:tcPr>
            <w:tcW w:w="5759" w:type="dxa"/>
            <w:tcBorders>
              <w:top w:val="nil"/>
              <w:left w:val="nil"/>
              <w:bottom w:val="nil"/>
              <w:right w:val="nil"/>
            </w:tcBorders>
          </w:tcPr>
          <w:p w14:paraId="717FD82A" w14:textId="77777777" w:rsidR="00722FFA" w:rsidRDefault="00722FFA" w:rsidP="00D45AAF">
            <w:pPr>
              <w:spacing w:line="480" w:lineRule="auto"/>
              <w:rPr>
                <w:color w:val="000000"/>
                <w:sz w:val="32"/>
                <w:szCs w:val="32"/>
              </w:rPr>
            </w:pPr>
          </w:p>
        </w:tc>
      </w:tr>
      <w:tr w:rsidR="00722FFA" w14:paraId="6B05007C" w14:textId="77777777" w:rsidTr="00D45AAF">
        <w:tc>
          <w:tcPr>
            <w:tcW w:w="3256" w:type="dxa"/>
            <w:tcBorders>
              <w:top w:val="nil"/>
              <w:left w:val="nil"/>
              <w:bottom w:val="nil"/>
              <w:right w:val="nil"/>
            </w:tcBorders>
            <w:hideMark/>
          </w:tcPr>
          <w:p w14:paraId="73E5112A" w14:textId="0D9FB07B" w:rsidR="00722FFA" w:rsidRPr="00AE01B7" w:rsidRDefault="00722FFA" w:rsidP="00D45AAF">
            <w:pPr>
              <w:spacing w:line="480" w:lineRule="auto"/>
              <w:rPr>
                <w:i/>
                <w:color w:val="000000" w:themeColor="text1"/>
                <w:sz w:val="32"/>
                <w:szCs w:val="32"/>
              </w:rPr>
            </w:pPr>
            <w:r w:rsidRPr="00AE01B7">
              <w:rPr>
                <w:i/>
                <w:color w:val="000000" w:themeColor="text1"/>
                <w:sz w:val="32"/>
                <w:szCs w:val="32"/>
              </w:rPr>
              <w:t>Diego Martinez Fuentes</w:t>
            </w:r>
          </w:p>
          <w:p w14:paraId="4AE1C51A" w14:textId="410A9B3B" w:rsidR="00AE01B7" w:rsidRDefault="00AE01B7" w:rsidP="00D45AAF">
            <w:pPr>
              <w:spacing w:line="480" w:lineRule="auto"/>
              <w:rPr>
                <w:i/>
                <w:color w:val="156082"/>
                <w:sz w:val="32"/>
                <w:szCs w:val="32"/>
              </w:rPr>
            </w:pPr>
            <w:r>
              <w:rPr>
                <w:i/>
                <w:color w:val="156082"/>
                <w:sz w:val="32"/>
                <w:szCs w:val="32"/>
              </w:rPr>
              <w:t>Student Number:</w:t>
            </w:r>
          </w:p>
          <w:p w14:paraId="35D065CE" w14:textId="221B63AE" w:rsidR="00722FFA" w:rsidRDefault="00722FFA" w:rsidP="00D45AAF">
            <w:pPr>
              <w:spacing w:line="480" w:lineRule="auto"/>
              <w:rPr>
                <w:i/>
                <w:color w:val="156082"/>
                <w:sz w:val="32"/>
                <w:szCs w:val="32"/>
              </w:rPr>
            </w:pPr>
            <w:r w:rsidRPr="00AE01B7">
              <w:rPr>
                <w:i/>
                <w:color w:val="000000" w:themeColor="text1"/>
                <w:sz w:val="32"/>
                <w:szCs w:val="32"/>
              </w:rPr>
              <w:t>Sba26210</w:t>
            </w:r>
          </w:p>
        </w:tc>
        <w:tc>
          <w:tcPr>
            <w:tcW w:w="5759" w:type="dxa"/>
            <w:tcBorders>
              <w:top w:val="nil"/>
              <w:left w:val="nil"/>
              <w:bottom w:val="nil"/>
              <w:right w:val="nil"/>
            </w:tcBorders>
          </w:tcPr>
          <w:p w14:paraId="16DE58E5" w14:textId="77777777" w:rsidR="00722FFA" w:rsidRDefault="00722FFA" w:rsidP="00D45AAF">
            <w:pPr>
              <w:spacing w:line="480" w:lineRule="auto"/>
              <w:rPr>
                <w:color w:val="000000"/>
                <w:sz w:val="32"/>
                <w:szCs w:val="32"/>
              </w:rPr>
            </w:pPr>
          </w:p>
        </w:tc>
      </w:tr>
      <w:tr w:rsidR="00722FFA" w14:paraId="3440B504" w14:textId="77777777" w:rsidTr="00D45AAF">
        <w:tc>
          <w:tcPr>
            <w:tcW w:w="3256" w:type="dxa"/>
            <w:tcBorders>
              <w:top w:val="nil"/>
              <w:left w:val="nil"/>
              <w:bottom w:val="nil"/>
              <w:right w:val="nil"/>
            </w:tcBorders>
            <w:hideMark/>
          </w:tcPr>
          <w:p w14:paraId="39F09733" w14:textId="1D3D0984" w:rsidR="00722FFA" w:rsidRDefault="00722FFA" w:rsidP="00D45AAF">
            <w:pPr>
              <w:spacing w:line="480" w:lineRule="auto"/>
              <w:rPr>
                <w:i/>
                <w:color w:val="156082"/>
                <w:sz w:val="32"/>
                <w:szCs w:val="32"/>
              </w:rPr>
            </w:pPr>
            <w:r>
              <w:rPr>
                <w:i/>
                <w:color w:val="156082"/>
                <w:sz w:val="32"/>
                <w:szCs w:val="32"/>
              </w:rPr>
              <w:t>Module Title</w:t>
            </w:r>
            <w:r w:rsidR="00AE01B7">
              <w:rPr>
                <w:i/>
                <w:color w:val="156082"/>
                <w:sz w:val="32"/>
                <w:szCs w:val="32"/>
              </w:rPr>
              <w:t>:</w:t>
            </w:r>
          </w:p>
          <w:p w14:paraId="5DE546A2" w14:textId="2750DBB7" w:rsidR="00722FFA" w:rsidRDefault="00722FFA" w:rsidP="00D45AAF">
            <w:pPr>
              <w:spacing w:line="480" w:lineRule="auto"/>
              <w:rPr>
                <w:i/>
                <w:color w:val="156082"/>
                <w:sz w:val="32"/>
                <w:szCs w:val="32"/>
              </w:rPr>
            </w:pPr>
            <w:r w:rsidRPr="00AE01B7">
              <w:rPr>
                <w:i/>
                <w:color w:val="000000" w:themeColor="text1"/>
                <w:sz w:val="32"/>
                <w:szCs w:val="32"/>
              </w:rPr>
              <w:t>Strategic Thinking</w:t>
            </w:r>
          </w:p>
        </w:tc>
        <w:tc>
          <w:tcPr>
            <w:tcW w:w="5759" w:type="dxa"/>
            <w:tcBorders>
              <w:top w:val="nil"/>
              <w:left w:val="nil"/>
              <w:bottom w:val="nil"/>
              <w:right w:val="nil"/>
            </w:tcBorders>
          </w:tcPr>
          <w:p w14:paraId="3FD39D27" w14:textId="77777777" w:rsidR="00722FFA" w:rsidRDefault="00722FFA" w:rsidP="00D45AAF">
            <w:pPr>
              <w:spacing w:line="480" w:lineRule="auto"/>
              <w:rPr>
                <w:color w:val="000000"/>
                <w:sz w:val="32"/>
                <w:szCs w:val="32"/>
              </w:rPr>
            </w:pPr>
          </w:p>
        </w:tc>
      </w:tr>
      <w:tr w:rsidR="00722FFA" w14:paraId="53677BCF" w14:textId="77777777" w:rsidTr="00D45AAF">
        <w:tc>
          <w:tcPr>
            <w:tcW w:w="3256" w:type="dxa"/>
            <w:tcBorders>
              <w:top w:val="nil"/>
              <w:left w:val="nil"/>
              <w:bottom w:val="nil"/>
              <w:right w:val="nil"/>
            </w:tcBorders>
            <w:hideMark/>
          </w:tcPr>
          <w:p w14:paraId="316D17BF" w14:textId="77777777" w:rsidR="00722FFA" w:rsidRDefault="00722FFA" w:rsidP="00D45AAF">
            <w:pPr>
              <w:spacing w:line="480" w:lineRule="auto"/>
              <w:rPr>
                <w:i/>
                <w:color w:val="156082"/>
                <w:sz w:val="32"/>
                <w:szCs w:val="32"/>
              </w:rPr>
            </w:pPr>
            <w:r>
              <w:rPr>
                <w:i/>
                <w:color w:val="156082"/>
                <w:sz w:val="32"/>
                <w:szCs w:val="32"/>
              </w:rPr>
              <w:t>Assessment Title</w:t>
            </w:r>
          </w:p>
          <w:p w14:paraId="47AB5B19" w14:textId="77777777" w:rsidR="00722FFA" w:rsidRPr="00AE01B7" w:rsidRDefault="00722FFA" w:rsidP="00D45AAF">
            <w:pPr>
              <w:spacing w:line="480" w:lineRule="auto"/>
              <w:rPr>
                <w:i/>
                <w:color w:val="000000" w:themeColor="text1"/>
                <w:sz w:val="32"/>
                <w:szCs w:val="32"/>
              </w:rPr>
            </w:pPr>
            <w:r w:rsidRPr="00AE01B7">
              <w:rPr>
                <w:i/>
                <w:color w:val="000000" w:themeColor="text1"/>
                <w:sz w:val="32"/>
                <w:szCs w:val="32"/>
              </w:rPr>
              <w:t>CA1: Improving corporate Treasury liquidity management by evaluating alternative reserve assets</w:t>
            </w:r>
          </w:p>
          <w:p w14:paraId="4134C431" w14:textId="5B659F6C" w:rsidR="00722FFA" w:rsidRDefault="00722FFA" w:rsidP="00D45AAF">
            <w:pPr>
              <w:spacing w:line="480" w:lineRule="auto"/>
              <w:rPr>
                <w:i/>
                <w:color w:val="156082"/>
                <w:sz w:val="32"/>
                <w:szCs w:val="32"/>
              </w:rPr>
            </w:pPr>
          </w:p>
        </w:tc>
        <w:tc>
          <w:tcPr>
            <w:tcW w:w="5759" w:type="dxa"/>
            <w:tcBorders>
              <w:top w:val="nil"/>
              <w:left w:val="nil"/>
              <w:bottom w:val="nil"/>
              <w:right w:val="nil"/>
            </w:tcBorders>
          </w:tcPr>
          <w:p w14:paraId="2057626C" w14:textId="77777777" w:rsidR="00722FFA" w:rsidRDefault="00722FFA" w:rsidP="00D45AAF">
            <w:pPr>
              <w:spacing w:line="480" w:lineRule="auto"/>
              <w:rPr>
                <w:color w:val="000000"/>
                <w:sz w:val="32"/>
                <w:szCs w:val="32"/>
              </w:rPr>
            </w:pPr>
          </w:p>
        </w:tc>
      </w:tr>
      <w:tr w:rsidR="00722FFA" w14:paraId="0D3440DC" w14:textId="77777777" w:rsidTr="00D45AAF">
        <w:tc>
          <w:tcPr>
            <w:tcW w:w="3256" w:type="dxa"/>
            <w:tcBorders>
              <w:top w:val="nil"/>
              <w:left w:val="nil"/>
              <w:bottom w:val="nil"/>
              <w:right w:val="nil"/>
            </w:tcBorders>
            <w:hideMark/>
          </w:tcPr>
          <w:p w14:paraId="4405A557" w14:textId="77777777" w:rsidR="00722FFA" w:rsidRDefault="00722FFA" w:rsidP="00D45AAF">
            <w:pPr>
              <w:spacing w:line="480" w:lineRule="auto"/>
              <w:rPr>
                <w:i/>
                <w:color w:val="156082"/>
                <w:sz w:val="32"/>
                <w:szCs w:val="32"/>
              </w:rPr>
            </w:pPr>
            <w:r>
              <w:rPr>
                <w:i/>
                <w:color w:val="156082"/>
                <w:sz w:val="32"/>
                <w:szCs w:val="32"/>
              </w:rPr>
              <w:lastRenderedPageBreak/>
              <w:t>Lecturer/Supervisor</w:t>
            </w:r>
          </w:p>
          <w:p w14:paraId="27A4DF16" w14:textId="4E37CB6C" w:rsidR="00722FFA" w:rsidRDefault="00AE01B7" w:rsidP="00D45AAF">
            <w:pPr>
              <w:spacing w:line="480" w:lineRule="auto"/>
              <w:rPr>
                <w:i/>
                <w:color w:val="156082"/>
                <w:sz w:val="32"/>
                <w:szCs w:val="32"/>
              </w:rPr>
            </w:pPr>
            <w:proofErr w:type="spellStart"/>
            <w:r w:rsidRPr="00AE01B7">
              <w:rPr>
                <w:i/>
                <w:color w:val="000000" w:themeColor="text1"/>
                <w:sz w:val="32"/>
                <w:szCs w:val="32"/>
              </w:rPr>
              <w:t>Taufique</w:t>
            </w:r>
            <w:proofErr w:type="spellEnd"/>
            <w:r w:rsidRPr="00AE01B7">
              <w:rPr>
                <w:i/>
                <w:color w:val="000000" w:themeColor="text1"/>
                <w:sz w:val="32"/>
                <w:szCs w:val="32"/>
              </w:rPr>
              <w:t xml:space="preserve"> Ahmed</w:t>
            </w:r>
          </w:p>
        </w:tc>
        <w:tc>
          <w:tcPr>
            <w:tcW w:w="5759" w:type="dxa"/>
            <w:tcBorders>
              <w:top w:val="nil"/>
              <w:left w:val="nil"/>
              <w:bottom w:val="nil"/>
              <w:right w:val="nil"/>
            </w:tcBorders>
          </w:tcPr>
          <w:p w14:paraId="7B0F18B8" w14:textId="77777777" w:rsidR="00722FFA" w:rsidRDefault="00722FFA" w:rsidP="00D45AAF">
            <w:pPr>
              <w:spacing w:line="480" w:lineRule="auto"/>
              <w:rPr>
                <w:color w:val="000000"/>
                <w:sz w:val="32"/>
                <w:szCs w:val="32"/>
              </w:rPr>
            </w:pPr>
          </w:p>
        </w:tc>
      </w:tr>
      <w:tr w:rsidR="00722FFA" w14:paraId="77914D96" w14:textId="77777777" w:rsidTr="00D45AAF">
        <w:tc>
          <w:tcPr>
            <w:tcW w:w="3256" w:type="dxa"/>
            <w:tcBorders>
              <w:top w:val="nil"/>
              <w:left w:val="nil"/>
              <w:bottom w:val="nil"/>
              <w:right w:val="nil"/>
            </w:tcBorders>
            <w:hideMark/>
          </w:tcPr>
          <w:p w14:paraId="28A8EEB2" w14:textId="77777777" w:rsidR="00722FFA" w:rsidRDefault="00722FFA" w:rsidP="00D45AAF">
            <w:pPr>
              <w:spacing w:line="480" w:lineRule="auto"/>
              <w:rPr>
                <w:i/>
                <w:color w:val="156082"/>
                <w:sz w:val="32"/>
                <w:szCs w:val="32"/>
              </w:rPr>
            </w:pPr>
            <w:r>
              <w:rPr>
                <w:i/>
                <w:color w:val="156082"/>
                <w:sz w:val="32"/>
                <w:szCs w:val="32"/>
              </w:rPr>
              <w:t>Assessment Due Date</w:t>
            </w:r>
          </w:p>
          <w:p w14:paraId="73D9F409" w14:textId="44C5C5BC" w:rsidR="00722FFA" w:rsidRDefault="00AE01B7" w:rsidP="00D45AAF">
            <w:pPr>
              <w:spacing w:line="480" w:lineRule="auto"/>
              <w:rPr>
                <w:i/>
                <w:color w:val="156082"/>
                <w:sz w:val="32"/>
                <w:szCs w:val="32"/>
              </w:rPr>
            </w:pPr>
            <w:r w:rsidRPr="00AE01B7">
              <w:rPr>
                <w:i/>
                <w:color w:val="000000" w:themeColor="text1"/>
                <w:sz w:val="32"/>
                <w:szCs w:val="32"/>
              </w:rPr>
              <w:t>25</w:t>
            </w:r>
            <w:r w:rsidR="00722FFA" w:rsidRPr="00AE01B7">
              <w:rPr>
                <w:i/>
                <w:color w:val="000000" w:themeColor="text1"/>
                <w:sz w:val="32"/>
                <w:szCs w:val="32"/>
              </w:rPr>
              <w:t>/</w:t>
            </w:r>
            <w:r w:rsidRPr="00AE01B7">
              <w:rPr>
                <w:i/>
                <w:color w:val="000000" w:themeColor="text1"/>
                <w:sz w:val="32"/>
                <w:szCs w:val="32"/>
              </w:rPr>
              <w:t>10</w:t>
            </w:r>
            <w:r w:rsidRPr="00AE01B7">
              <w:rPr>
                <w:i/>
                <w:color w:val="000000" w:themeColor="text1"/>
                <w:sz w:val="32"/>
                <w:szCs w:val="32"/>
                <w:lang w:val="es-ES"/>
              </w:rPr>
              <w:t>/</w:t>
            </w:r>
            <w:r w:rsidR="00722FFA" w:rsidRPr="00AE01B7">
              <w:rPr>
                <w:i/>
                <w:color w:val="000000" w:themeColor="text1"/>
                <w:sz w:val="32"/>
                <w:szCs w:val="32"/>
              </w:rPr>
              <w:t>2026</w:t>
            </w:r>
          </w:p>
        </w:tc>
        <w:tc>
          <w:tcPr>
            <w:tcW w:w="5759" w:type="dxa"/>
            <w:tcBorders>
              <w:top w:val="nil"/>
              <w:left w:val="nil"/>
              <w:bottom w:val="nil"/>
              <w:right w:val="nil"/>
            </w:tcBorders>
          </w:tcPr>
          <w:p w14:paraId="0B73E127" w14:textId="77777777" w:rsidR="00722FFA" w:rsidRDefault="00722FFA" w:rsidP="00D45AAF">
            <w:pPr>
              <w:spacing w:line="480" w:lineRule="auto"/>
              <w:rPr>
                <w:color w:val="000000"/>
                <w:sz w:val="32"/>
                <w:szCs w:val="32"/>
              </w:rPr>
            </w:pPr>
          </w:p>
        </w:tc>
      </w:tr>
      <w:tr w:rsidR="00722FFA" w14:paraId="46C286C2" w14:textId="77777777" w:rsidTr="00D45AAF">
        <w:tc>
          <w:tcPr>
            <w:tcW w:w="3256" w:type="dxa"/>
            <w:tcBorders>
              <w:top w:val="nil"/>
              <w:left w:val="nil"/>
              <w:bottom w:val="nil"/>
              <w:right w:val="nil"/>
            </w:tcBorders>
            <w:hideMark/>
          </w:tcPr>
          <w:p w14:paraId="1C5A6B15" w14:textId="77777777" w:rsidR="00722FFA" w:rsidRDefault="00722FFA" w:rsidP="00D45AAF">
            <w:pPr>
              <w:spacing w:line="480" w:lineRule="auto"/>
              <w:rPr>
                <w:i/>
                <w:color w:val="156082"/>
                <w:sz w:val="32"/>
                <w:szCs w:val="32"/>
              </w:rPr>
            </w:pPr>
            <w:r>
              <w:rPr>
                <w:i/>
                <w:color w:val="156082"/>
                <w:sz w:val="32"/>
                <w:szCs w:val="32"/>
              </w:rPr>
              <w:t>Date of Submission</w:t>
            </w:r>
          </w:p>
          <w:p w14:paraId="53CAB435" w14:textId="2371B3EB" w:rsidR="00722FFA" w:rsidRDefault="00AE01B7" w:rsidP="00D45AAF">
            <w:pPr>
              <w:spacing w:line="480" w:lineRule="auto"/>
              <w:rPr>
                <w:i/>
                <w:color w:val="156082"/>
                <w:sz w:val="32"/>
                <w:szCs w:val="32"/>
              </w:rPr>
            </w:pPr>
            <w:r w:rsidRPr="00AE01B7">
              <w:rPr>
                <w:i/>
                <w:color w:val="000000" w:themeColor="text1"/>
                <w:sz w:val="32"/>
                <w:szCs w:val="32"/>
              </w:rPr>
              <w:t>25/10</w:t>
            </w:r>
            <w:r w:rsidRPr="00AE01B7">
              <w:rPr>
                <w:i/>
                <w:color w:val="000000" w:themeColor="text1"/>
                <w:sz w:val="32"/>
                <w:szCs w:val="32"/>
                <w:lang w:val="es-ES"/>
              </w:rPr>
              <w:t>/</w:t>
            </w:r>
            <w:r w:rsidRPr="00AE01B7">
              <w:rPr>
                <w:i/>
                <w:color w:val="000000" w:themeColor="text1"/>
                <w:sz w:val="32"/>
                <w:szCs w:val="32"/>
              </w:rPr>
              <w:t>2026</w:t>
            </w:r>
          </w:p>
        </w:tc>
        <w:tc>
          <w:tcPr>
            <w:tcW w:w="5759" w:type="dxa"/>
            <w:tcBorders>
              <w:top w:val="nil"/>
              <w:left w:val="nil"/>
              <w:bottom w:val="nil"/>
              <w:right w:val="nil"/>
            </w:tcBorders>
          </w:tcPr>
          <w:p w14:paraId="22703C35" w14:textId="77777777" w:rsidR="00722FFA" w:rsidRDefault="00722FFA" w:rsidP="00D45AAF">
            <w:pPr>
              <w:spacing w:line="480" w:lineRule="auto"/>
              <w:rPr>
                <w:color w:val="000000"/>
                <w:sz w:val="32"/>
                <w:szCs w:val="32"/>
              </w:rPr>
            </w:pPr>
          </w:p>
        </w:tc>
      </w:tr>
    </w:tbl>
    <w:p w14:paraId="591BBA8D" w14:textId="191FF30C" w:rsidR="00722FFA" w:rsidRDefault="00722FFA" w:rsidP="00991968">
      <w:pPr>
        <w:rPr>
          <w:rFonts w:ascii="Quattrocento Sans" w:eastAsia="Quattrocento Sans" w:hAnsi="Quattrocento Sans" w:cs="Quattrocento Sans"/>
          <w:b/>
          <w:color w:val="FF0000"/>
          <w:highlight w:val="white"/>
        </w:rPr>
      </w:pPr>
      <w:r>
        <w:rPr>
          <w:b/>
          <w:color w:val="156082"/>
          <w:sz w:val="32"/>
          <w:szCs w:val="32"/>
        </w:rPr>
        <w:t>Use of AI Tools</w:t>
      </w:r>
    </w:p>
    <w:p w14:paraId="273476E9" w14:textId="77777777" w:rsidR="00722FFA" w:rsidRDefault="00722FFA" w:rsidP="00722FFA">
      <w:pPr>
        <w:rPr>
          <w:b/>
          <w:sz w:val="28"/>
          <w:szCs w:val="28"/>
        </w:rPr>
      </w:pPr>
      <w:r>
        <w:rPr>
          <w:sz w:val="28"/>
          <w:szCs w:val="28"/>
        </w:rPr>
        <w:t xml:space="preserve">I acknowledge the use of </w:t>
      </w:r>
      <w:r w:rsidRPr="00722FFA">
        <w:rPr>
          <w:b/>
          <w:bCs/>
          <w:sz w:val="28"/>
          <w:szCs w:val="28"/>
        </w:rPr>
        <w:t>Chat GPT</w:t>
      </w:r>
      <w:r>
        <w:rPr>
          <w:sz w:val="28"/>
          <w:szCs w:val="28"/>
        </w:rPr>
        <w:t xml:space="preserve"> for the purpose of </w:t>
      </w:r>
      <w:r>
        <w:rPr>
          <w:b/>
          <w:sz w:val="28"/>
          <w:szCs w:val="28"/>
        </w:rPr>
        <w:t xml:space="preserve">Brainstorming and provided a guidance and structure for perform the CA. </w:t>
      </w:r>
    </w:p>
    <w:p w14:paraId="3A04EADA" w14:textId="19AD44C8" w:rsidR="00722FFA" w:rsidRPr="00722FFA" w:rsidRDefault="00722FFA" w:rsidP="00722FFA">
      <w:pPr>
        <w:rPr>
          <w:b/>
          <w:sz w:val="28"/>
          <w:szCs w:val="28"/>
        </w:rPr>
      </w:pPr>
      <w:r>
        <w:rPr>
          <w:noProof/>
        </w:rPr>
        <mc:AlternateContent>
          <mc:Choice Requires="wps">
            <w:drawing>
              <wp:anchor distT="0" distB="0" distL="114300" distR="114300" simplePos="0" relativeHeight="251660288" behindDoc="0" locked="0" layoutInCell="1" hidden="0" allowOverlap="1" wp14:anchorId="0CC9E41C" wp14:editId="3840C6D6">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134692F" w14:textId="77777777" w:rsidR="00722FFA" w:rsidRDefault="00722FFA" w:rsidP="00722FFA">
                            <w:pPr>
                              <w:spacing w:line="258" w:lineRule="auto"/>
                              <w:textDirection w:val="btLr"/>
                            </w:pPr>
                            <w:r>
                              <w:rPr>
                                <w:b/>
                                <w:color w:val="156082"/>
                                <w:sz w:val="32"/>
                              </w:rPr>
                              <w:t>Declaration</w:t>
                            </w:r>
                          </w:p>
                          <w:p w14:paraId="72B4069D" w14:textId="77777777" w:rsidR="00722FFA" w:rsidRDefault="00722FFA" w:rsidP="00722FFA">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F6EAD5E" w14:textId="77777777" w:rsidR="00722FFA" w:rsidRDefault="00722FFA" w:rsidP="00722FFA">
                            <w:pPr>
                              <w:spacing w:line="258" w:lineRule="auto"/>
                              <w:textDirection w:val="btLr"/>
                            </w:pPr>
                            <w:r>
                              <w:rPr>
                                <w:color w:val="000000"/>
                                <w:sz w:val="28"/>
                              </w:rPr>
                              <w:t>I declare it to be my own work and that all material from third parties has been appropriately referenced.</w:t>
                            </w:r>
                          </w:p>
                          <w:p w14:paraId="53FDE48F" w14:textId="77777777" w:rsidR="00722FFA" w:rsidRDefault="00722FFA" w:rsidP="00722FFA">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0CC9E41C" id="Rectangle 1728545882" o:spid="_x0000_s1031" style="position:absolute;margin-left:0;margin-top:38.75pt;width:456.75pt;height:22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2134692F" w14:textId="77777777" w:rsidR="00722FFA" w:rsidRDefault="00722FFA" w:rsidP="00722FFA">
                      <w:pPr>
                        <w:spacing w:line="258" w:lineRule="auto"/>
                        <w:textDirection w:val="btLr"/>
                      </w:pPr>
                      <w:r>
                        <w:rPr>
                          <w:b/>
                          <w:color w:val="156082"/>
                          <w:sz w:val="32"/>
                        </w:rPr>
                        <w:t>Declaration</w:t>
                      </w:r>
                    </w:p>
                    <w:p w14:paraId="72B4069D" w14:textId="77777777" w:rsidR="00722FFA" w:rsidRDefault="00722FFA" w:rsidP="00722FFA">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F6EAD5E" w14:textId="77777777" w:rsidR="00722FFA" w:rsidRDefault="00722FFA" w:rsidP="00722FFA">
                      <w:pPr>
                        <w:spacing w:line="258" w:lineRule="auto"/>
                        <w:textDirection w:val="btLr"/>
                      </w:pPr>
                      <w:r>
                        <w:rPr>
                          <w:color w:val="000000"/>
                          <w:sz w:val="28"/>
                        </w:rPr>
                        <w:t>I declare it to be my own work and that all material from third parties has been appropriately referenced.</w:t>
                      </w:r>
                    </w:p>
                    <w:p w14:paraId="53FDE48F" w14:textId="77777777" w:rsidR="00722FFA" w:rsidRDefault="00722FFA" w:rsidP="00722FFA">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69B27C9E" w14:textId="77777777" w:rsidR="00722FFA" w:rsidRDefault="00722FFA" w:rsidP="00722FFA"/>
    <w:p w14:paraId="63B9FB7F" w14:textId="77777777" w:rsidR="00722FFA" w:rsidRDefault="00722FFA" w:rsidP="00722FFA">
      <w:pPr>
        <w:sectPr w:rsidR="00722FFA" w:rsidSect="00722FFA">
          <w:pgSz w:w="11906" w:h="16838"/>
          <w:pgMar w:top="1440" w:right="1440" w:bottom="1440" w:left="1440" w:header="708" w:footer="708" w:gutter="0"/>
          <w:pgNumType w:start="1"/>
          <w:cols w:space="720"/>
        </w:sectPr>
      </w:pPr>
    </w:p>
    <w:p w14:paraId="65914A95" w14:textId="77777777" w:rsidR="00722FFA" w:rsidRDefault="00722FFA" w:rsidP="00722FFA"/>
    <w:p w14:paraId="11E72F11" w14:textId="77777777" w:rsidR="00722FFA" w:rsidRDefault="00722FFA" w:rsidP="00722FFA">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2F9DCD64" w14:textId="4CCBFD6A" w:rsidR="00AF5102" w:rsidRDefault="00722FFA">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r>
            <w:fldChar w:fldCharType="begin"/>
          </w:r>
          <w:r>
            <w:instrText xml:space="preserve"> TOC \h \u \z \t "Heading 1,1,Heading 2,2,Heading 3,3,"</w:instrText>
          </w:r>
          <w:r>
            <w:fldChar w:fldCharType="separate"/>
          </w:r>
          <w:hyperlink w:anchor="_Toc243848117" w:history="1">
            <w:r w:rsidR="00AF5102" w:rsidRPr="00E804CC">
              <w:rPr>
                <w:rStyle w:val="Hyperlink"/>
                <w:noProof/>
              </w:rPr>
              <w:t>Introduction</w:t>
            </w:r>
            <w:r w:rsidR="00AF5102">
              <w:rPr>
                <w:noProof/>
                <w:webHidden/>
              </w:rPr>
              <w:tab/>
            </w:r>
            <w:r w:rsidR="00AF5102">
              <w:rPr>
                <w:noProof/>
                <w:webHidden/>
              </w:rPr>
              <w:fldChar w:fldCharType="begin"/>
            </w:r>
            <w:r w:rsidR="00AF5102">
              <w:rPr>
                <w:noProof/>
                <w:webHidden/>
              </w:rPr>
              <w:instrText xml:space="preserve"> PAGEREF _Toc243848117 \h </w:instrText>
            </w:r>
            <w:r w:rsidR="00AF5102">
              <w:rPr>
                <w:noProof/>
                <w:webHidden/>
              </w:rPr>
            </w:r>
            <w:r w:rsidR="00AF5102">
              <w:rPr>
                <w:noProof/>
                <w:webHidden/>
              </w:rPr>
              <w:fldChar w:fldCharType="separate"/>
            </w:r>
            <w:r w:rsidR="00AF5102">
              <w:rPr>
                <w:noProof/>
                <w:webHidden/>
              </w:rPr>
              <w:t>1</w:t>
            </w:r>
            <w:r w:rsidR="00AF5102">
              <w:rPr>
                <w:noProof/>
                <w:webHidden/>
              </w:rPr>
              <w:fldChar w:fldCharType="end"/>
            </w:r>
          </w:hyperlink>
        </w:p>
        <w:p w14:paraId="53DD4414" w14:textId="62A14AC7"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18" w:history="1">
            <w:r w:rsidRPr="00E804CC">
              <w:rPr>
                <w:rStyle w:val="Hyperlink"/>
                <w:noProof/>
              </w:rPr>
              <w:t>Problem definition</w:t>
            </w:r>
            <w:r>
              <w:rPr>
                <w:noProof/>
                <w:webHidden/>
              </w:rPr>
              <w:tab/>
            </w:r>
            <w:r>
              <w:rPr>
                <w:noProof/>
                <w:webHidden/>
              </w:rPr>
              <w:fldChar w:fldCharType="begin"/>
            </w:r>
            <w:r>
              <w:rPr>
                <w:noProof/>
                <w:webHidden/>
              </w:rPr>
              <w:instrText xml:space="preserve"> PAGEREF _Toc243848118 \h </w:instrText>
            </w:r>
            <w:r>
              <w:rPr>
                <w:noProof/>
                <w:webHidden/>
              </w:rPr>
            </w:r>
            <w:r>
              <w:rPr>
                <w:noProof/>
                <w:webHidden/>
              </w:rPr>
              <w:fldChar w:fldCharType="separate"/>
            </w:r>
            <w:r>
              <w:rPr>
                <w:noProof/>
                <w:webHidden/>
              </w:rPr>
              <w:t>1</w:t>
            </w:r>
            <w:r>
              <w:rPr>
                <w:noProof/>
                <w:webHidden/>
              </w:rPr>
              <w:fldChar w:fldCharType="end"/>
            </w:r>
          </w:hyperlink>
        </w:p>
        <w:p w14:paraId="6A89896E" w14:textId="0A5C74A5"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19" w:history="1">
            <w:r w:rsidRPr="00E804CC">
              <w:rPr>
                <w:rStyle w:val="Hyperlink"/>
                <w:noProof/>
              </w:rPr>
              <w:t>Aim and Objectives.</w:t>
            </w:r>
            <w:r>
              <w:rPr>
                <w:noProof/>
                <w:webHidden/>
              </w:rPr>
              <w:tab/>
            </w:r>
            <w:r>
              <w:rPr>
                <w:noProof/>
                <w:webHidden/>
              </w:rPr>
              <w:fldChar w:fldCharType="begin"/>
            </w:r>
            <w:r>
              <w:rPr>
                <w:noProof/>
                <w:webHidden/>
              </w:rPr>
              <w:instrText xml:space="preserve"> PAGEREF _Toc243848119 \h </w:instrText>
            </w:r>
            <w:r>
              <w:rPr>
                <w:noProof/>
                <w:webHidden/>
              </w:rPr>
            </w:r>
            <w:r>
              <w:rPr>
                <w:noProof/>
                <w:webHidden/>
              </w:rPr>
              <w:fldChar w:fldCharType="separate"/>
            </w:r>
            <w:r>
              <w:rPr>
                <w:noProof/>
                <w:webHidden/>
              </w:rPr>
              <w:t>2</w:t>
            </w:r>
            <w:r>
              <w:rPr>
                <w:noProof/>
                <w:webHidden/>
              </w:rPr>
              <w:fldChar w:fldCharType="end"/>
            </w:r>
          </w:hyperlink>
        </w:p>
        <w:p w14:paraId="396A3CD1" w14:textId="7932241B"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0" w:history="1">
            <w:r w:rsidRPr="00E804CC">
              <w:rPr>
                <w:rStyle w:val="Hyperlink"/>
                <w:noProof/>
              </w:rPr>
              <w:t>Aim.</w:t>
            </w:r>
            <w:r>
              <w:rPr>
                <w:noProof/>
                <w:webHidden/>
              </w:rPr>
              <w:tab/>
            </w:r>
            <w:r>
              <w:rPr>
                <w:noProof/>
                <w:webHidden/>
              </w:rPr>
              <w:fldChar w:fldCharType="begin"/>
            </w:r>
            <w:r>
              <w:rPr>
                <w:noProof/>
                <w:webHidden/>
              </w:rPr>
              <w:instrText xml:space="preserve"> PAGEREF _Toc243848120 \h </w:instrText>
            </w:r>
            <w:r>
              <w:rPr>
                <w:noProof/>
                <w:webHidden/>
              </w:rPr>
            </w:r>
            <w:r>
              <w:rPr>
                <w:noProof/>
                <w:webHidden/>
              </w:rPr>
              <w:fldChar w:fldCharType="separate"/>
            </w:r>
            <w:r>
              <w:rPr>
                <w:noProof/>
                <w:webHidden/>
              </w:rPr>
              <w:t>2</w:t>
            </w:r>
            <w:r>
              <w:rPr>
                <w:noProof/>
                <w:webHidden/>
              </w:rPr>
              <w:fldChar w:fldCharType="end"/>
            </w:r>
          </w:hyperlink>
        </w:p>
        <w:p w14:paraId="3BAC016E" w14:textId="7E698252"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1" w:history="1">
            <w:r w:rsidRPr="00E804CC">
              <w:rPr>
                <w:rStyle w:val="Hyperlink"/>
                <w:noProof/>
              </w:rPr>
              <w:t>Objectives</w:t>
            </w:r>
            <w:r>
              <w:rPr>
                <w:noProof/>
                <w:webHidden/>
              </w:rPr>
              <w:tab/>
            </w:r>
            <w:r>
              <w:rPr>
                <w:noProof/>
                <w:webHidden/>
              </w:rPr>
              <w:fldChar w:fldCharType="begin"/>
            </w:r>
            <w:r>
              <w:rPr>
                <w:noProof/>
                <w:webHidden/>
              </w:rPr>
              <w:instrText xml:space="preserve"> PAGEREF _Toc243848121 \h </w:instrText>
            </w:r>
            <w:r>
              <w:rPr>
                <w:noProof/>
                <w:webHidden/>
              </w:rPr>
            </w:r>
            <w:r>
              <w:rPr>
                <w:noProof/>
                <w:webHidden/>
              </w:rPr>
              <w:fldChar w:fldCharType="separate"/>
            </w:r>
            <w:r>
              <w:rPr>
                <w:noProof/>
                <w:webHidden/>
              </w:rPr>
              <w:t>2</w:t>
            </w:r>
            <w:r>
              <w:rPr>
                <w:noProof/>
                <w:webHidden/>
              </w:rPr>
              <w:fldChar w:fldCharType="end"/>
            </w:r>
          </w:hyperlink>
        </w:p>
        <w:p w14:paraId="50BFBB31" w14:textId="56182F78"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2" w:history="1">
            <w:r w:rsidRPr="00E804CC">
              <w:rPr>
                <w:rStyle w:val="Hyperlink"/>
                <w:noProof/>
                <w:lang w:val="en-US"/>
              </w:rPr>
              <w:t>Scope</w:t>
            </w:r>
            <w:r>
              <w:rPr>
                <w:noProof/>
                <w:webHidden/>
              </w:rPr>
              <w:tab/>
            </w:r>
            <w:r>
              <w:rPr>
                <w:noProof/>
                <w:webHidden/>
              </w:rPr>
              <w:fldChar w:fldCharType="begin"/>
            </w:r>
            <w:r>
              <w:rPr>
                <w:noProof/>
                <w:webHidden/>
              </w:rPr>
              <w:instrText xml:space="preserve"> PAGEREF _Toc243848122 \h </w:instrText>
            </w:r>
            <w:r>
              <w:rPr>
                <w:noProof/>
                <w:webHidden/>
              </w:rPr>
            </w:r>
            <w:r>
              <w:rPr>
                <w:noProof/>
                <w:webHidden/>
              </w:rPr>
              <w:fldChar w:fldCharType="separate"/>
            </w:r>
            <w:r>
              <w:rPr>
                <w:noProof/>
                <w:webHidden/>
              </w:rPr>
              <w:t>2</w:t>
            </w:r>
            <w:r>
              <w:rPr>
                <w:noProof/>
                <w:webHidden/>
              </w:rPr>
              <w:fldChar w:fldCharType="end"/>
            </w:r>
          </w:hyperlink>
        </w:p>
        <w:p w14:paraId="667D25A8" w14:textId="0D3FE044"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3" w:history="1">
            <w:r w:rsidRPr="00E804CC">
              <w:rPr>
                <w:rStyle w:val="Hyperlink"/>
                <w:noProof/>
                <w:lang w:val="en-US"/>
              </w:rPr>
              <w:t>Methodology</w:t>
            </w:r>
            <w:r>
              <w:rPr>
                <w:noProof/>
                <w:webHidden/>
              </w:rPr>
              <w:tab/>
            </w:r>
            <w:r>
              <w:rPr>
                <w:noProof/>
                <w:webHidden/>
              </w:rPr>
              <w:fldChar w:fldCharType="begin"/>
            </w:r>
            <w:r>
              <w:rPr>
                <w:noProof/>
                <w:webHidden/>
              </w:rPr>
              <w:instrText xml:space="preserve"> PAGEREF _Toc243848123 \h </w:instrText>
            </w:r>
            <w:r>
              <w:rPr>
                <w:noProof/>
                <w:webHidden/>
              </w:rPr>
            </w:r>
            <w:r>
              <w:rPr>
                <w:noProof/>
                <w:webHidden/>
              </w:rPr>
              <w:fldChar w:fldCharType="separate"/>
            </w:r>
            <w:r>
              <w:rPr>
                <w:noProof/>
                <w:webHidden/>
              </w:rPr>
              <w:t>4</w:t>
            </w:r>
            <w:r>
              <w:rPr>
                <w:noProof/>
                <w:webHidden/>
              </w:rPr>
              <w:fldChar w:fldCharType="end"/>
            </w:r>
          </w:hyperlink>
        </w:p>
        <w:p w14:paraId="6A1A9C95" w14:textId="0AD706F3"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4" w:history="1">
            <w:r w:rsidRPr="00E804CC">
              <w:rPr>
                <w:rStyle w:val="Hyperlink"/>
                <w:noProof/>
                <w:lang w:val="en-US"/>
              </w:rPr>
              <w:t>Data collection</w:t>
            </w:r>
            <w:r>
              <w:rPr>
                <w:noProof/>
                <w:webHidden/>
              </w:rPr>
              <w:tab/>
            </w:r>
            <w:r>
              <w:rPr>
                <w:noProof/>
                <w:webHidden/>
              </w:rPr>
              <w:fldChar w:fldCharType="begin"/>
            </w:r>
            <w:r>
              <w:rPr>
                <w:noProof/>
                <w:webHidden/>
              </w:rPr>
              <w:instrText xml:space="preserve"> PAGEREF _Toc243848124 \h </w:instrText>
            </w:r>
            <w:r>
              <w:rPr>
                <w:noProof/>
                <w:webHidden/>
              </w:rPr>
            </w:r>
            <w:r>
              <w:rPr>
                <w:noProof/>
                <w:webHidden/>
              </w:rPr>
              <w:fldChar w:fldCharType="separate"/>
            </w:r>
            <w:r>
              <w:rPr>
                <w:noProof/>
                <w:webHidden/>
              </w:rPr>
              <w:t>4</w:t>
            </w:r>
            <w:r>
              <w:rPr>
                <w:noProof/>
                <w:webHidden/>
              </w:rPr>
              <w:fldChar w:fldCharType="end"/>
            </w:r>
          </w:hyperlink>
        </w:p>
        <w:p w14:paraId="19F5F851" w14:textId="05C1580F"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5" w:history="1">
            <w:r w:rsidRPr="00E804CC">
              <w:rPr>
                <w:rStyle w:val="Hyperlink"/>
                <w:noProof/>
                <w:lang w:val="en-US"/>
              </w:rPr>
              <w:t>Data preparation.</w:t>
            </w:r>
            <w:r>
              <w:rPr>
                <w:noProof/>
                <w:webHidden/>
              </w:rPr>
              <w:tab/>
            </w:r>
            <w:r>
              <w:rPr>
                <w:noProof/>
                <w:webHidden/>
              </w:rPr>
              <w:fldChar w:fldCharType="begin"/>
            </w:r>
            <w:r>
              <w:rPr>
                <w:noProof/>
                <w:webHidden/>
              </w:rPr>
              <w:instrText xml:space="preserve"> PAGEREF _Toc243848125 \h </w:instrText>
            </w:r>
            <w:r>
              <w:rPr>
                <w:noProof/>
                <w:webHidden/>
              </w:rPr>
            </w:r>
            <w:r>
              <w:rPr>
                <w:noProof/>
                <w:webHidden/>
              </w:rPr>
              <w:fldChar w:fldCharType="separate"/>
            </w:r>
            <w:r>
              <w:rPr>
                <w:noProof/>
                <w:webHidden/>
              </w:rPr>
              <w:t>4</w:t>
            </w:r>
            <w:r>
              <w:rPr>
                <w:noProof/>
                <w:webHidden/>
              </w:rPr>
              <w:fldChar w:fldCharType="end"/>
            </w:r>
          </w:hyperlink>
        </w:p>
        <w:p w14:paraId="0C43FC64" w14:textId="151937B3"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6" w:history="1">
            <w:r w:rsidRPr="00E804CC">
              <w:rPr>
                <w:rStyle w:val="Hyperlink"/>
                <w:noProof/>
                <w:lang w:val="en-US"/>
              </w:rPr>
              <w:t>Machine learning models.</w:t>
            </w:r>
            <w:r>
              <w:rPr>
                <w:noProof/>
                <w:webHidden/>
              </w:rPr>
              <w:tab/>
            </w:r>
            <w:r>
              <w:rPr>
                <w:noProof/>
                <w:webHidden/>
              </w:rPr>
              <w:fldChar w:fldCharType="begin"/>
            </w:r>
            <w:r>
              <w:rPr>
                <w:noProof/>
                <w:webHidden/>
              </w:rPr>
              <w:instrText xml:space="preserve"> PAGEREF _Toc243848126 \h </w:instrText>
            </w:r>
            <w:r>
              <w:rPr>
                <w:noProof/>
                <w:webHidden/>
              </w:rPr>
            </w:r>
            <w:r>
              <w:rPr>
                <w:noProof/>
                <w:webHidden/>
              </w:rPr>
              <w:fldChar w:fldCharType="separate"/>
            </w:r>
            <w:r>
              <w:rPr>
                <w:noProof/>
                <w:webHidden/>
              </w:rPr>
              <w:t>4</w:t>
            </w:r>
            <w:r>
              <w:rPr>
                <w:noProof/>
                <w:webHidden/>
              </w:rPr>
              <w:fldChar w:fldCharType="end"/>
            </w:r>
          </w:hyperlink>
        </w:p>
        <w:p w14:paraId="27364E50" w14:textId="0FC6AC85"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7" w:history="1">
            <w:r w:rsidRPr="00E804CC">
              <w:rPr>
                <w:rStyle w:val="Hyperlink"/>
                <w:noProof/>
                <w:lang w:val="en-US"/>
              </w:rPr>
              <w:t>Model evaluation</w:t>
            </w:r>
            <w:r>
              <w:rPr>
                <w:noProof/>
                <w:webHidden/>
              </w:rPr>
              <w:tab/>
            </w:r>
            <w:r>
              <w:rPr>
                <w:noProof/>
                <w:webHidden/>
              </w:rPr>
              <w:fldChar w:fldCharType="begin"/>
            </w:r>
            <w:r>
              <w:rPr>
                <w:noProof/>
                <w:webHidden/>
              </w:rPr>
              <w:instrText xml:space="preserve"> PAGEREF _Toc243848127 \h </w:instrText>
            </w:r>
            <w:r>
              <w:rPr>
                <w:noProof/>
                <w:webHidden/>
              </w:rPr>
            </w:r>
            <w:r>
              <w:rPr>
                <w:noProof/>
                <w:webHidden/>
              </w:rPr>
              <w:fldChar w:fldCharType="separate"/>
            </w:r>
            <w:r>
              <w:rPr>
                <w:noProof/>
                <w:webHidden/>
              </w:rPr>
              <w:t>4</w:t>
            </w:r>
            <w:r>
              <w:rPr>
                <w:noProof/>
                <w:webHidden/>
              </w:rPr>
              <w:fldChar w:fldCharType="end"/>
            </w:r>
          </w:hyperlink>
        </w:p>
        <w:p w14:paraId="69671F90" w14:textId="31214F37" w:rsidR="00AF5102" w:rsidRDefault="00AF5102">
          <w:pPr>
            <w:pStyle w:val="TOC2"/>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8" w:history="1">
            <w:r w:rsidRPr="00E804CC">
              <w:rPr>
                <w:rStyle w:val="Hyperlink"/>
                <w:noProof/>
                <w:lang w:val="en-US"/>
              </w:rPr>
              <w:t>Visualization and final report</w:t>
            </w:r>
            <w:r>
              <w:rPr>
                <w:noProof/>
                <w:webHidden/>
              </w:rPr>
              <w:tab/>
            </w:r>
            <w:r>
              <w:rPr>
                <w:noProof/>
                <w:webHidden/>
              </w:rPr>
              <w:fldChar w:fldCharType="begin"/>
            </w:r>
            <w:r>
              <w:rPr>
                <w:noProof/>
                <w:webHidden/>
              </w:rPr>
              <w:instrText xml:space="preserve"> PAGEREF _Toc243848128 \h </w:instrText>
            </w:r>
            <w:r>
              <w:rPr>
                <w:noProof/>
                <w:webHidden/>
              </w:rPr>
            </w:r>
            <w:r>
              <w:rPr>
                <w:noProof/>
                <w:webHidden/>
              </w:rPr>
              <w:fldChar w:fldCharType="separate"/>
            </w:r>
            <w:r>
              <w:rPr>
                <w:noProof/>
                <w:webHidden/>
              </w:rPr>
              <w:t>4</w:t>
            </w:r>
            <w:r>
              <w:rPr>
                <w:noProof/>
                <w:webHidden/>
              </w:rPr>
              <w:fldChar w:fldCharType="end"/>
            </w:r>
          </w:hyperlink>
        </w:p>
        <w:p w14:paraId="3432C29C" w14:textId="2AA91AC7"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29" w:history="1">
            <w:r w:rsidRPr="00E804CC">
              <w:rPr>
                <w:rStyle w:val="Hyperlink"/>
                <w:noProof/>
              </w:rPr>
              <w:t>Data sources</w:t>
            </w:r>
            <w:r>
              <w:rPr>
                <w:noProof/>
                <w:webHidden/>
              </w:rPr>
              <w:tab/>
            </w:r>
            <w:r>
              <w:rPr>
                <w:noProof/>
                <w:webHidden/>
              </w:rPr>
              <w:fldChar w:fldCharType="begin"/>
            </w:r>
            <w:r>
              <w:rPr>
                <w:noProof/>
                <w:webHidden/>
              </w:rPr>
              <w:instrText xml:space="preserve"> PAGEREF _Toc243848129 \h </w:instrText>
            </w:r>
            <w:r>
              <w:rPr>
                <w:noProof/>
                <w:webHidden/>
              </w:rPr>
            </w:r>
            <w:r>
              <w:rPr>
                <w:noProof/>
                <w:webHidden/>
              </w:rPr>
              <w:fldChar w:fldCharType="separate"/>
            </w:r>
            <w:r>
              <w:rPr>
                <w:noProof/>
                <w:webHidden/>
              </w:rPr>
              <w:t>5</w:t>
            </w:r>
            <w:r>
              <w:rPr>
                <w:noProof/>
                <w:webHidden/>
              </w:rPr>
              <w:fldChar w:fldCharType="end"/>
            </w:r>
          </w:hyperlink>
        </w:p>
        <w:p w14:paraId="1A60B8B6" w14:textId="0B59D84E"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30" w:history="1">
            <w:r w:rsidRPr="00E804CC">
              <w:rPr>
                <w:rStyle w:val="Hyperlink"/>
                <w:noProof/>
              </w:rPr>
              <w:t>Expected deliverables</w:t>
            </w:r>
            <w:r>
              <w:rPr>
                <w:noProof/>
                <w:webHidden/>
              </w:rPr>
              <w:tab/>
            </w:r>
            <w:r>
              <w:rPr>
                <w:noProof/>
                <w:webHidden/>
              </w:rPr>
              <w:fldChar w:fldCharType="begin"/>
            </w:r>
            <w:r>
              <w:rPr>
                <w:noProof/>
                <w:webHidden/>
              </w:rPr>
              <w:instrText xml:space="preserve"> PAGEREF _Toc243848130 \h </w:instrText>
            </w:r>
            <w:r>
              <w:rPr>
                <w:noProof/>
                <w:webHidden/>
              </w:rPr>
            </w:r>
            <w:r>
              <w:rPr>
                <w:noProof/>
                <w:webHidden/>
              </w:rPr>
              <w:fldChar w:fldCharType="separate"/>
            </w:r>
            <w:r>
              <w:rPr>
                <w:noProof/>
                <w:webHidden/>
              </w:rPr>
              <w:t>6</w:t>
            </w:r>
            <w:r>
              <w:rPr>
                <w:noProof/>
                <w:webHidden/>
              </w:rPr>
              <w:fldChar w:fldCharType="end"/>
            </w:r>
          </w:hyperlink>
        </w:p>
        <w:p w14:paraId="0B9AD006" w14:textId="76F35549"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31" w:history="1">
            <w:r w:rsidRPr="00E804CC">
              <w:rPr>
                <w:rStyle w:val="Hyperlink"/>
                <w:noProof/>
              </w:rPr>
              <w:t>Project Timeline</w:t>
            </w:r>
            <w:r>
              <w:rPr>
                <w:noProof/>
                <w:webHidden/>
              </w:rPr>
              <w:tab/>
            </w:r>
            <w:r>
              <w:rPr>
                <w:noProof/>
                <w:webHidden/>
              </w:rPr>
              <w:fldChar w:fldCharType="begin"/>
            </w:r>
            <w:r>
              <w:rPr>
                <w:noProof/>
                <w:webHidden/>
              </w:rPr>
              <w:instrText xml:space="preserve"> PAGEREF _Toc243848131 \h </w:instrText>
            </w:r>
            <w:r>
              <w:rPr>
                <w:noProof/>
                <w:webHidden/>
              </w:rPr>
            </w:r>
            <w:r>
              <w:rPr>
                <w:noProof/>
                <w:webHidden/>
              </w:rPr>
              <w:fldChar w:fldCharType="separate"/>
            </w:r>
            <w:r>
              <w:rPr>
                <w:noProof/>
                <w:webHidden/>
              </w:rPr>
              <w:t>7</w:t>
            </w:r>
            <w:r>
              <w:rPr>
                <w:noProof/>
                <w:webHidden/>
              </w:rPr>
              <w:fldChar w:fldCharType="end"/>
            </w:r>
          </w:hyperlink>
        </w:p>
        <w:p w14:paraId="4D2B289B" w14:textId="7375188B"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32" w:history="1">
            <w:r w:rsidRPr="00E804CC">
              <w:rPr>
                <w:rStyle w:val="Hyperlink"/>
                <w:noProof/>
              </w:rPr>
              <w:t>Ethical and Legal Considerations</w:t>
            </w:r>
            <w:r>
              <w:rPr>
                <w:noProof/>
                <w:webHidden/>
              </w:rPr>
              <w:tab/>
            </w:r>
            <w:r>
              <w:rPr>
                <w:noProof/>
                <w:webHidden/>
              </w:rPr>
              <w:fldChar w:fldCharType="begin"/>
            </w:r>
            <w:r>
              <w:rPr>
                <w:noProof/>
                <w:webHidden/>
              </w:rPr>
              <w:instrText xml:space="preserve"> PAGEREF _Toc243848132 \h </w:instrText>
            </w:r>
            <w:r>
              <w:rPr>
                <w:noProof/>
                <w:webHidden/>
              </w:rPr>
            </w:r>
            <w:r>
              <w:rPr>
                <w:noProof/>
                <w:webHidden/>
              </w:rPr>
              <w:fldChar w:fldCharType="separate"/>
            </w:r>
            <w:r>
              <w:rPr>
                <w:noProof/>
                <w:webHidden/>
              </w:rPr>
              <w:t>8</w:t>
            </w:r>
            <w:r>
              <w:rPr>
                <w:noProof/>
                <w:webHidden/>
              </w:rPr>
              <w:fldChar w:fldCharType="end"/>
            </w:r>
          </w:hyperlink>
        </w:p>
        <w:p w14:paraId="0BC1A584" w14:textId="793632F3"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33" w:history="1">
            <w:r w:rsidRPr="00E804CC">
              <w:rPr>
                <w:rStyle w:val="Hyperlink"/>
                <w:noProof/>
              </w:rPr>
              <w:t>References</w:t>
            </w:r>
            <w:r>
              <w:rPr>
                <w:noProof/>
                <w:webHidden/>
              </w:rPr>
              <w:tab/>
            </w:r>
            <w:r>
              <w:rPr>
                <w:noProof/>
                <w:webHidden/>
              </w:rPr>
              <w:fldChar w:fldCharType="begin"/>
            </w:r>
            <w:r>
              <w:rPr>
                <w:noProof/>
                <w:webHidden/>
              </w:rPr>
              <w:instrText xml:space="preserve"> PAGEREF _Toc243848133 \h </w:instrText>
            </w:r>
            <w:r>
              <w:rPr>
                <w:noProof/>
                <w:webHidden/>
              </w:rPr>
            </w:r>
            <w:r>
              <w:rPr>
                <w:noProof/>
                <w:webHidden/>
              </w:rPr>
              <w:fldChar w:fldCharType="separate"/>
            </w:r>
            <w:r>
              <w:rPr>
                <w:noProof/>
                <w:webHidden/>
              </w:rPr>
              <w:t>9</w:t>
            </w:r>
            <w:r>
              <w:rPr>
                <w:noProof/>
                <w:webHidden/>
              </w:rPr>
              <w:fldChar w:fldCharType="end"/>
            </w:r>
          </w:hyperlink>
        </w:p>
        <w:p w14:paraId="1EF77F50" w14:textId="4D6B8E42" w:rsidR="00AF5102" w:rsidRDefault="00AF5102">
          <w:pPr>
            <w:pStyle w:val="TOC1"/>
            <w:tabs>
              <w:tab w:val="right" w:leader="dot" w:pos="9016"/>
            </w:tabs>
            <w:rPr>
              <w:rFonts w:asciiTheme="minorHAnsi" w:eastAsiaTheme="minorEastAsia" w:hAnsiTheme="minorHAnsi" w:cstheme="minorBidi"/>
              <w:noProof/>
              <w:kern w:val="2"/>
              <w:sz w:val="24"/>
              <w:szCs w:val="24"/>
              <w:lang w:val="es-ES" w:eastAsia="es-ES"/>
              <w14:ligatures w14:val="standardContextual"/>
            </w:rPr>
          </w:pPr>
          <w:hyperlink w:anchor="_Toc243848134" w:history="1">
            <w:r w:rsidRPr="00E804CC">
              <w:rPr>
                <w:rStyle w:val="Hyperlink"/>
                <w:noProof/>
              </w:rPr>
              <w:t>Appendix</w:t>
            </w:r>
            <w:r>
              <w:rPr>
                <w:noProof/>
                <w:webHidden/>
              </w:rPr>
              <w:tab/>
            </w:r>
            <w:r>
              <w:rPr>
                <w:noProof/>
                <w:webHidden/>
              </w:rPr>
              <w:fldChar w:fldCharType="begin"/>
            </w:r>
            <w:r>
              <w:rPr>
                <w:noProof/>
                <w:webHidden/>
              </w:rPr>
              <w:instrText xml:space="preserve"> PAGEREF _Toc243848134 \h </w:instrText>
            </w:r>
            <w:r>
              <w:rPr>
                <w:noProof/>
                <w:webHidden/>
              </w:rPr>
            </w:r>
            <w:r>
              <w:rPr>
                <w:noProof/>
                <w:webHidden/>
              </w:rPr>
              <w:fldChar w:fldCharType="separate"/>
            </w:r>
            <w:r>
              <w:rPr>
                <w:noProof/>
                <w:webHidden/>
              </w:rPr>
              <w:t>10</w:t>
            </w:r>
            <w:r>
              <w:rPr>
                <w:noProof/>
                <w:webHidden/>
              </w:rPr>
              <w:fldChar w:fldCharType="end"/>
            </w:r>
          </w:hyperlink>
        </w:p>
        <w:p w14:paraId="1C9063C8" w14:textId="17DBE90C" w:rsidR="00722FFA" w:rsidRDefault="00722FFA" w:rsidP="00722FFA">
          <w:r>
            <w:fldChar w:fldCharType="end"/>
          </w:r>
        </w:p>
      </w:sdtContent>
    </w:sdt>
    <w:p w14:paraId="6A50A11B" w14:textId="77777777" w:rsidR="00722FFA" w:rsidRDefault="00722FFA" w:rsidP="00722FFA"/>
    <w:p w14:paraId="16859186" w14:textId="77777777" w:rsidR="00722FFA" w:rsidRDefault="00722FFA" w:rsidP="00722FFA"/>
    <w:p w14:paraId="1D2C85CB" w14:textId="77777777" w:rsidR="00722FFA" w:rsidRDefault="00722FFA" w:rsidP="00722FFA"/>
    <w:p w14:paraId="5015747E" w14:textId="77777777" w:rsidR="00722FFA" w:rsidRDefault="00722FFA" w:rsidP="00722FFA">
      <w:pPr>
        <w:sectPr w:rsidR="00722FFA" w:rsidSect="00722FFA">
          <w:footerReference w:type="default" r:id="rId12"/>
          <w:pgSz w:w="11906" w:h="16838"/>
          <w:pgMar w:top="1440" w:right="1440" w:bottom="1440" w:left="1440" w:header="708" w:footer="708" w:gutter="0"/>
          <w:cols w:space="720"/>
        </w:sectPr>
      </w:pPr>
    </w:p>
    <w:p w14:paraId="6222E501" w14:textId="77777777" w:rsidR="00722FFA" w:rsidRDefault="00722FFA" w:rsidP="00722FFA">
      <w:pPr>
        <w:pStyle w:val="Heading1"/>
        <w:spacing w:after="0"/>
        <w:rPr>
          <w:ins w:id="0" w:author="DIEGO MARTÍNEZ FUENTES" w:date="2026-10-20T22:30:00Z" w16du:dateUtc="2026-10-20T19:30:00Z"/>
        </w:rPr>
      </w:pPr>
      <w:bookmarkStart w:id="1" w:name="_Toc243848117"/>
      <w:r>
        <w:lastRenderedPageBreak/>
        <w:t>Introduction</w:t>
      </w:r>
      <w:bookmarkEnd w:id="1"/>
    </w:p>
    <w:p w14:paraId="677911EE" w14:textId="77777777" w:rsidR="00243A1E" w:rsidRPr="00243A1E" w:rsidRDefault="00243A1E" w:rsidP="00243A1E">
      <w:pPr>
        <w:rPr>
          <w:lang w:val="en-US"/>
        </w:rPr>
      </w:pPr>
      <w:r w:rsidRPr="00243A1E">
        <w:rPr>
          <w:lang w:val="en-US"/>
        </w:rPr>
        <w:t>Nowadays, the role of a Chief Financial Officer (CFO) is becoming increasingly complex. Inflation, changing interest rates and economic uncertainty can significantly influence a company's financial position and investment decisions. One of the key responsibilities of a company's finance department is to manage its available funds effectively, ensuring that sufficient liquidity is maintained while seeking opportunities to generate returns.</w:t>
      </w:r>
    </w:p>
    <w:p w14:paraId="2AB1B593" w14:textId="77777777" w:rsidR="00243A1E" w:rsidRPr="00243A1E" w:rsidRDefault="00243A1E" w:rsidP="00243A1E">
      <w:pPr>
        <w:rPr>
          <w:lang w:val="en-US"/>
        </w:rPr>
      </w:pPr>
      <w:r w:rsidRPr="00243A1E">
        <w:rPr>
          <w:lang w:val="en-US"/>
        </w:rPr>
        <w:t>Corporate treasury management plays an important role in this process. Companies need to maintain sufficient cash reserves to meet their operational expenses and short-term financial obligations. However, holding excessive amounts of cash can have an opportunity cost, particularly during periods of inflation, when its purchasing power may decline over time.</w:t>
      </w:r>
    </w:p>
    <w:p w14:paraId="7E8F8145" w14:textId="77777777" w:rsidR="00243A1E" w:rsidRPr="00243A1E" w:rsidRDefault="00243A1E" w:rsidP="00243A1E">
      <w:pPr>
        <w:rPr>
          <w:lang w:val="en-US"/>
        </w:rPr>
      </w:pPr>
      <w:r w:rsidRPr="00243A1E">
        <w:rPr>
          <w:lang w:val="en-US"/>
        </w:rPr>
        <w:t>The debate surrounding how Japanese companies use their substantial cash reserves provides an example of this challenge. Decisions about whether to retain cash, invest in financial assets, repurchase shares or distribute dividends can influence a company's financial performance and long-term value.</w:t>
      </w:r>
    </w:p>
    <w:p w14:paraId="625F2F19" w14:textId="77777777" w:rsidR="00243A1E" w:rsidRPr="00243A1E" w:rsidRDefault="00243A1E" w:rsidP="00243A1E">
      <w:pPr>
        <w:rPr>
          <w:lang w:val="en-US"/>
        </w:rPr>
      </w:pPr>
      <w:r w:rsidRPr="00243A1E">
        <w:rPr>
          <w:lang w:val="en-US"/>
        </w:rPr>
        <w:t>This project will investigate how data analytics and predictive modelling can support corporate treasury management. By analysing the historical behaviour of selected financial assets, the project will explore whether their future performance can be estimated to help companies make more informed decisions about managing a portion of their treasury reserves while maintaining appropriate liquidity.</w:t>
      </w:r>
    </w:p>
    <w:p w14:paraId="358B8D14" w14:textId="77777777" w:rsidR="00243A1E" w:rsidRPr="000F5407" w:rsidRDefault="00243A1E" w:rsidP="000F5407">
      <w:pPr>
        <w:rPr>
          <w:lang w:val="en-US"/>
        </w:rPr>
      </w:pPr>
    </w:p>
    <w:p w14:paraId="6FB85265" w14:textId="2DC49594" w:rsidR="00722FFA" w:rsidRDefault="005B481D" w:rsidP="00722FFA">
      <w:pPr>
        <w:pStyle w:val="Heading1"/>
        <w:spacing w:before="0"/>
      </w:pPr>
      <w:bookmarkStart w:id="2" w:name="_Toc243848118"/>
      <w:r>
        <w:t>Problem definition</w:t>
      </w:r>
      <w:bookmarkEnd w:id="2"/>
    </w:p>
    <w:p w14:paraId="65F0D617" w14:textId="77777777" w:rsidR="00243A1E" w:rsidRPr="00243A1E" w:rsidRDefault="00243A1E" w:rsidP="00243A1E">
      <w:pPr>
        <w:rPr>
          <w:lang w:val="en-US"/>
        </w:rPr>
      </w:pPr>
      <w:r w:rsidRPr="00243A1E">
        <w:rPr>
          <w:lang w:val="en-US"/>
        </w:rPr>
        <w:t>Corporate treasury management involves balancing the need to maintain sufficient liquidity with the objective of generating returns from available financial resources. Companies must retain enough cash to meet their short-term obligations, manage unexpected expenses and support daily operations. However, maintaining excessive cash reserves may result in missed investment opportunities and a reduction in purchasing power during periods of inflation.</w:t>
      </w:r>
    </w:p>
    <w:p w14:paraId="63521715" w14:textId="77777777" w:rsidR="00243A1E" w:rsidRPr="00243A1E" w:rsidRDefault="00243A1E" w:rsidP="00243A1E">
      <w:pPr>
        <w:rPr>
          <w:lang w:val="en-US"/>
        </w:rPr>
      </w:pPr>
      <w:r w:rsidRPr="00243A1E">
        <w:rPr>
          <w:lang w:val="en-US"/>
        </w:rPr>
        <w:t>The challenge is determining how a company can allocate a portion of its available treasury funds to suitable financial assets without compromising its liquidity requirements. This decision can be difficult because financial assets have different levels of risk, liquidity and potential return, while their future performance is uncertain.</w:t>
      </w:r>
    </w:p>
    <w:p w14:paraId="5F4C5B97" w14:textId="77777777" w:rsidR="00243A1E" w:rsidRPr="00243A1E" w:rsidRDefault="00243A1E" w:rsidP="00243A1E">
      <w:pPr>
        <w:rPr>
          <w:lang w:val="en-US"/>
        </w:rPr>
      </w:pPr>
      <w:r w:rsidRPr="00243A1E">
        <w:rPr>
          <w:lang w:val="en-US"/>
        </w:rPr>
        <w:t>This project will investigate whether historical financial data and predictive modelling can help estimate the future performance of selected financial assets. The analysis will explore how these predictions could support comparisons between alternative treasury allocation strategies, considering potential returns, investment risk and liquidity requirements.</w:t>
      </w:r>
    </w:p>
    <w:p w14:paraId="0F629D54" w14:textId="77777777" w:rsidR="00243A1E" w:rsidRPr="00243A1E" w:rsidRDefault="00243A1E" w:rsidP="00243A1E">
      <w:pPr>
        <w:rPr>
          <w:lang w:val="en-US"/>
        </w:rPr>
      </w:pPr>
      <w:r w:rsidRPr="00243A1E">
        <w:rPr>
          <w:lang w:val="en-US"/>
        </w:rPr>
        <w:t>The overall objective is to assess whether data-driven analysis can provide useful insights to support corporate treasury management decisions and help companies balance the preservation of liquidity with the potential to generate returns on their available funds.</w:t>
      </w:r>
    </w:p>
    <w:p w14:paraId="1B98706C" w14:textId="77777777" w:rsidR="00243A1E" w:rsidRPr="00026475" w:rsidRDefault="00243A1E" w:rsidP="005B481D">
      <w:pPr>
        <w:rPr>
          <w:lang w:val="en-US"/>
        </w:rPr>
      </w:pPr>
    </w:p>
    <w:p w14:paraId="3516D111" w14:textId="1D0FC55F" w:rsidR="009E591E" w:rsidRDefault="00B41ACE" w:rsidP="00B21E6E">
      <w:pPr>
        <w:pStyle w:val="Heading1"/>
      </w:pPr>
      <w:bookmarkStart w:id="3" w:name="_Toc243848119"/>
      <w:r>
        <w:lastRenderedPageBreak/>
        <w:t>Aim and Objectives.</w:t>
      </w:r>
      <w:bookmarkEnd w:id="3"/>
    </w:p>
    <w:p w14:paraId="2DCA2018" w14:textId="3260E219" w:rsidR="009E591E" w:rsidRPr="009E591E" w:rsidRDefault="009E591E" w:rsidP="009E591E">
      <w:r>
        <w:t>The purpose is close the gap of having the cash in simple banks accounts and having it invested in different assets. With this gap we will close also the cost of opportunity to be invested or not.</w:t>
      </w:r>
    </w:p>
    <w:p w14:paraId="663C6514" w14:textId="35FE957F" w:rsidR="009E591E" w:rsidRPr="009E591E" w:rsidRDefault="00B41ACE" w:rsidP="009E591E">
      <w:pPr>
        <w:pStyle w:val="Heading2"/>
      </w:pPr>
      <w:bookmarkStart w:id="4" w:name="_Toc243848120"/>
      <w:r>
        <w:t>Aim.</w:t>
      </w:r>
      <w:bookmarkEnd w:id="4"/>
    </w:p>
    <w:p w14:paraId="1E247B50" w14:textId="01138E07" w:rsidR="00722FFA" w:rsidRPr="009E591E" w:rsidRDefault="009E591E" w:rsidP="00722FFA">
      <w:pPr>
        <w:rPr>
          <w:lang w:val="en-US"/>
        </w:rPr>
      </w:pPr>
      <w:r w:rsidRPr="009E591E">
        <w:rPr>
          <w:lang w:val="en-US"/>
        </w:rPr>
        <w:t>The aim of this project is to investigate how predictive analytics can support corporate treasury management by forecasting the returns of selected financial assets and evaluating their suitability for managing surplus corporate cash. The project will analyse historical financial data, compare the predictive performance of appropriate models, and assess potential investment alternatives in terms of expected returns, risk and liquidity requirements.</w:t>
      </w:r>
    </w:p>
    <w:p w14:paraId="075DE540" w14:textId="49CEA881" w:rsidR="009E591E" w:rsidRDefault="009E591E" w:rsidP="009E591E">
      <w:pPr>
        <w:pStyle w:val="Heading2"/>
      </w:pPr>
      <w:bookmarkStart w:id="5" w:name="_Toc243848121"/>
      <w:r>
        <w:t>Objectives</w:t>
      </w:r>
      <w:bookmarkEnd w:id="5"/>
      <w:r>
        <w:t xml:space="preserve"> </w:t>
      </w:r>
    </w:p>
    <w:p w14:paraId="6AD20C6E" w14:textId="261046E9" w:rsidR="009E591E" w:rsidRPr="009E591E" w:rsidRDefault="00687C7D" w:rsidP="009E591E">
      <w:pPr>
        <w:numPr>
          <w:ilvl w:val="0"/>
          <w:numId w:val="7"/>
        </w:numPr>
        <w:rPr>
          <w:lang w:val="en-US"/>
        </w:rPr>
      </w:pPr>
      <w:r>
        <w:rPr>
          <w:lang w:val="en-US"/>
        </w:rPr>
        <w:t>Collets historical dataset for the target assets to study. Bitcoin, gold and 10 years treasury bonds.</w:t>
      </w:r>
    </w:p>
    <w:p w14:paraId="1733C296" w14:textId="27DD1BAE" w:rsidR="009E591E" w:rsidRPr="009E591E" w:rsidRDefault="009E591E" w:rsidP="009E591E">
      <w:pPr>
        <w:numPr>
          <w:ilvl w:val="0"/>
          <w:numId w:val="7"/>
        </w:numPr>
        <w:rPr>
          <w:lang w:val="en-US"/>
        </w:rPr>
      </w:pPr>
      <w:r>
        <w:rPr>
          <w:lang w:val="en-US"/>
        </w:rPr>
        <w:t>Identify patterns, volatility</w:t>
      </w:r>
      <w:r w:rsidR="00687C7D">
        <w:rPr>
          <w:lang w:val="en-US"/>
        </w:rPr>
        <w:t xml:space="preserve"> of the given assets to predict the future return.</w:t>
      </w:r>
    </w:p>
    <w:p w14:paraId="37BCBA40" w14:textId="335109C8" w:rsidR="009E591E" w:rsidRPr="009E591E" w:rsidRDefault="00687C7D" w:rsidP="009E591E">
      <w:pPr>
        <w:numPr>
          <w:ilvl w:val="0"/>
          <w:numId w:val="7"/>
        </w:numPr>
        <w:rPr>
          <w:lang w:val="en-US"/>
        </w:rPr>
      </w:pPr>
      <w:r>
        <w:rPr>
          <w:lang w:val="en-US"/>
        </w:rPr>
        <w:t>Create a reliable, predicted forecasting model to estimated future return based in historical data.</w:t>
      </w:r>
    </w:p>
    <w:p w14:paraId="5E420735" w14:textId="77777777" w:rsidR="009E591E" w:rsidRPr="009E591E" w:rsidRDefault="009E591E" w:rsidP="009E591E">
      <w:pPr>
        <w:numPr>
          <w:ilvl w:val="0"/>
          <w:numId w:val="7"/>
        </w:numPr>
        <w:rPr>
          <w:lang w:val="en-US"/>
        </w:rPr>
      </w:pPr>
      <w:r w:rsidRPr="009E591E">
        <w:rPr>
          <w:lang w:val="en-US"/>
        </w:rPr>
        <w:t>Compare the selected assets based on their predicted returns, historical risk characteristics and liquidity considerations.</w:t>
      </w:r>
    </w:p>
    <w:p w14:paraId="261B73EB" w14:textId="25EF07E0" w:rsidR="009E591E" w:rsidRDefault="00687C7D" w:rsidP="009E591E">
      <w:pPr>
        <w:numPr>
          <w:ilvl w:val="0"/>
          <w:numId w:val="7"/>
        </w:numPr>
        <w:rPr>
          <w:lang w:val="en-US"/>
        </w:rPr>
      </w:pPr>
      <w:r>
        <w:rPr>
          <w:lang w:val="en-US"/>
        </w:rPr>
        <w:t>Evaluate the outputs based in the company profile</w:t>
      </w:r>
    </w:p>
    <w:p w14:paraId="58946EB0" w14:textId="02D1578D" w:rsidR="00687C7D" w:rsidRDefault="00687C7D" w:rsidP="009E591E">
      <w:pPr>
        <w:numPr>
          <w:ilvl w:val="0"/>
          <w:numId w:val="7"/>
        </w:numPr>
        <w:rPr>
          <w:lang w:val="en-US"/>
        </w:rPr>
      </w:pPr>
      <w:r>
        <w:rPr>
          <w:lang w:val="en-US"/>
        </w:rPr>
        <w:t xml:space="preserve">Present and visualist the findings </w:t>
      </w:r>
    </w:p>
    <w:p w14:paraId="2A0074F7" w14:textId="77777777" w:rsidR="00C37FB5" w:rsidRDefault="00C37FB5" w:rsidP="00C37FB5">
      <w:pPr>
        <w:rPr>
          <w:lang w:val="en-US"/>
        </w:rPr>
      </w:pPr>
    </w:p>
    <w:p w14:paraId="676E48B4" w14:textId="73E3B402" w:rsidR="003C32E7" w:rsidRDefault="0065120D" w:rsidP="00AE01B7">
      <w:pPr>
        <w:pStyle w:val="Heading1"/>
        <w:rPr>
          <w:lang w:val="en-US"/>
        </w:rPr>
      </w:pPr>
      <w:bookmarkStart w:id="6" w:name="_Toc243848122"/>
      <w:r>
        <w:rPr>
          <w:lang w:val="en-US"/>
        </w:rPr>
        <w:t>Scope</w:t>
      </w:r>
      <w:bookmarkEnd w:id="6"/>
    </w:p>
    <w:p w14:paraId="7B1698CE" w14:textId="1B7D140D" w:rsidR="003F411F" w:rsidRPr="003F411F" w:rsidRDefault="003F411F" w:rsidP="003F411F">
      <w:pPr>
        <w:rPr>
          <w:lang w:val="en-US"/>
        </w:rPr>
      </w:pPr>
      <w:r>
        <w:rPr>
          <w:b/>
          <w:bCs/>
          <w:lang w:val="en-US"/>
        </w:rPr>
        <w:t>I</w:t>
      </w:r>
      <w:r w:rsidRPr="003F411F">
        <w:rPr>
          <w:b/>
          <w:bCs/>
          <w:lang w:val="en-US"/>
        </w:rPr>
        <w:t>ncluded</w:t>
      </w:r>
    </w:p>
    <w:p w14:paraId="2CF1220E" w14:textId="77777777" w:rsidR="003F411F" w:rsidRPr="003F411F" w:rsidRDefault="003F411F" w:rsidP="003F411F">
      <w:pPr>
        <w:rPr>
          <w:lang w:val="es-ES"/>
        </w:rPr>
      </w:pPr>
      <w:r w:rsidRPr="003F411F">
        <w:rPr>
          <w:lang w:val="en-US"/>
        </w:rPr>
        <w:t xml:space="preserve">This project will analyse historical closing-price data for three assets: Bitcoin, gold, and US 10-year Treasury bonds (US10yr). </w:t>
      </w:r>
      <w:r w:rsidRPr="003F411F">
        <w:rPr>
          <w:lang w:val="es-ES"/>
        </w:rPr>
        <w:t>The selected datasets cover the following periods:</w:t>
      </w:r>
    </w:p>
    <w:p w14:paraId="39B43972" w14:textId="77777777" w:rsidR="003F411F" w:rsidRPr="003F411F" w:rsidRDefault="003F411F" w:rsidP="003F411F">
      <w:pPr>
        <w:numPr>
          <w:ilvl w:val="0"/>
          <w:numId w:val="9"/>
        </w:numPr>
        <w:rPr>
          <w:lang w:val="es-ES"/>
        </w:rPr>
      </w:pPr>
      <w:r w:rsidRPr="003F411F">
        <w:rPr>
          <w:b/>
          <w:bCs/>
          <w:lang w:val="es-ES"/>
        </w:rPr>
        <w:t>Bitcoin:</w:t>
      </w:r>
      <w:r w:rsidRPr="003F411F">
        <w:rPr>
          <w:lang w:val="es-ES"/>
        </w:rPr>
        <w:t xml:space="preserve"> 2 February 2012 – 17 October 2026.</w:t>
      </w:r>
    </w:p>
    <w:p w14:paraId="520C9365" w14:textId="77777777" w:rsidR="003F411F" w:rsidRPr="003F411F" w:rsidRDefault="003F411F" w:rsidP="003F411F">
      <w:pPr>
        <w:numPr>
          <w:ilvl w:val="0"/>
          <w:numId w:val="9"/>
        </w:numPr>
        <w:rPr>
          <w:lang w:val="es-ES"/>
        </w:rPr>
      </w:pPr>
      <w:r w:rsidRPr="003F411F">
        <w:rPr>
          <w:b/>
          <w:bCs/>
          <w:lang w:val="es-ES"/>
        </w:rPr>
        <w:t>Gold:</w:t>
      </w:r>
      <w:r w:rsidRPr="003F411F">
        <w:rPr>
          <w:lang w:val="es-ES"/>
        </w:rPr>
        <w:t xml:space="preserve"> 4 January 2000 – 16 October 2026.</w:t>
      </w:r>
    </w:p>
    <w:p w14:paraId="477F6062" w14:textId="77777777" w:rsidR="003F411F" w:rsidRPr="003F411F" w:rsidRDefault="003F411F" w:rsidP="003F411F">
      <w:pPr>
        <w:numPr>
          <w:ilvl w:val="0"/>
          <w:numId w:val="9"/>
        </w:numPr>
        <w:rPr>
          <w:lang w:val="en-US"/>
        </w:rPr>
      </w:pPr>
      <w:r w:rsidRPr="003F411F">
        <w:rPr>
          <w:b/>
          <w:bCs/>
          <w:lang w:val="en-US"/>
        </w:rPr>
        <w:t>US 10-year Treasury bonds (US10yr):</w:t>
      </w:r>
      <w:r w:rsidRPr="003F411F">
        <w:rPr>
          <w:lang w:val="en-US"/>
        </w:rPr>
        <w:t xml:space="preserve"> 4 January 2000 – 16 October 2026.</w:t>
      </w:r>
    </w:p>
    <w:p w14:paraId="7CA16F82" w14:textId="77777777" w:rsidR="003F411F" w:rsidRPr="003F411F" w:rsidRDefault="003F411F" w:rsidP="003F411F">
      <w:pPr>
        <w:rPr>
          <w:lang w:val="en-US"/>
        </w:rPr>
      </w:pPr>
      <w:r w:rsidRPr="003F411F">
        <w:rPr>
          <w:lang w:val="en-US"/>
        </w:rPr>
        <w:t>The datasets cover different time periods because the assets have different historical data availability. Bitcoin is a relatively new asset and therefore has a shorter historical record than gold and US 10-year Treasury bonds. Consequently, the analysis of gold and US10yr will begin in January 2000 and extend to October 2026, while Bitcoin analysis will cover the period from February 2012 to October 2026.</w:t>
      </w:r>
    </w:p>
    <w:p w14:paraId="37C628D9" w14:textId="017DB98D" w:rsidR="003C32E7" w:rsidRDefault="003F411F" w:rsidP="00C37FB5">
      <w:pPr>
        <w:rPr>
          <w:lang w:val="en-US"/>
        </w:rPr>
      </w:pPr>
      <w:r w:rsidRPr="003F411F">
        <w:rPr>
          <w:lang w:val="en-US"/>
        </w:rPr>
        <w:t xml:space="preserve">The selected time frames provide an opportunity to examine asset-price behaviour across different economic conditions and periods of financial instability. The historical data includes several significant events, such as the 2008 global financial crisis, the European sovereign debt crisis around </w:t>
      </w:r>
      <w:r w:rsidRPr="003F411F">
        <w:rPr>
          <w:lang w:val="en-US"/>
        </w:rPr>
        <w:lastRenderedPageBreak/>
        <w:t xml:space="preserve">2010–2012, and the COVID-19 pandemic in 2020. These events provide useful historical </w:t>
      </w:r>
      <w:proofErr w:type="gramStart"/>
      <w:r w:rsidRPr="003F411F">
        <w:rPr>
          <w:lang w:val="en-US"/>
        </w:rPr>
        <w:t>contexts</w:t>
      </w:r>
      <w:proofErr w:type="gramEnd"/>
      <w:r w:rsidRPr="003F411F">
        <w:rPr>
          <w:lang w:val="en-US"/>
        </w:rPr>
        <w:t xml:space="preserve"> for investigating how the prices of the selected assets behaved during periods of economic uncertainty.</w:t>
      </w:r>
    </w:p>
    <w:p w14:paraId="18D5D993" w14:textId="77777777" w:rsidR="00AF5102" w:rsidRDefault="00AF5102" w:rsidP="00C37FB5">
      <w:pPr>
        <w:rPr>
          <w:lang w:val="en-US"/>
        </w:rPr>
      </w:pPr>
    </w:p>
    <w:p w14:paraId="1F55C144" w14:textId="77777777" w:rsidR="00AF5102" w:rsidRDefault="00AF5102" w:rsidP="00C37FB5">
      <w:pPr>
        <w:rPr>
          <w:lang w:val="en-US"/>
        </w:rPr>
      </w:pPr>
    </w:p>
    <w:p w14:paraId="2A319E2A" w14:textId="77777777" w:rsidR="00AF5102" w:rsidRDefault="00AF5102" w:rsidP="00C37FB5">
      <w:pPr>
        <w:rPr>
          <w:lang w:val="en-US"/>
        </w:rPr>
      </w:pPr>
    </w:p>
    <w:p w14:paraId="300CFF5D" w14:textId="77777777" w:rsidR="00AF5102" w:rsidRDefault="00AF5102" w:rsidP="00C37FB5">
      <w:pPr>
        <w:rPr>
          <w:lang w:val="en-US"/>
        </w:rPr>
      </w:pPr>
    </w:p>
    <w:p w14:paraId="5A2FDA04" w14:textId="77777777" w:rsidR="00AF5102" w:rsidRDefault="00AF5102" w:rsidP="00C37FB5">
      <w:pPr>
        <w:rPr>
          <w:lang w:val="en-US"/>
        </w:rPr>
      </w:pPr>
    </w:p>
    <w:p w14:paraId="425C468E" w14:textId="77777777" w:rsidR="00AF5102" w:rsidRDefault="00AF5102" w:rsidP="00C37FB5">
      <w:pPr>
        <w:rPr>
          <w:lang w:val="en-US"/>
        </w:rPr>
      </w:pPr>
    </w:p>
    <w:p w14:paraId="29A25649" w14:textId="77777777" w:rsidR="00AF5102" w:rsidRDefault="00AF5102" w:rsidP="00C37FB5">
      <w:pPr>
        <w:rPr>
          <w:lang w:val="en-US"/>
        </w:rPr>
      </w:pPr>
    </w:p>
    <w:p w14:paraId="446A0DC9" w14:textId="77777777" w:rsidR="00AF5102" w:rsidRDefault="00AF5102" w:rsidP="00C37FB5">
      <w:pPr>
        <w:rPr>
          <w:lang w:val="en-US"/>
        </w:rPr>
      </w:pPr>
    </w:p>
    <w:p w14:paraId="366E3861" w14:textId="77777777" w:rsidR="00AF5102" w:rsidRDefault="00AF5102" w:rsidP="00C37FB5">
      <w:pPr>
        <w:rPr>
          <w:lang w:val="en-US"/>
        </w:rPr>
      </w:pPr>
    </w:p>
    <w:p w14:paraId="27CEBC38" w14:textId="77777777" w:rsidR="00AF5102" w:rsidRDefault="00AF5102" w:rsidP="00C37FB5">
      <w:pPr>
        <w:rPr>
          <w:lang w:val="en-US"/>
        </w:rPr>
      </w:pPr>
    </w:p>
    <w:p w14:paraId="2F516533" w14:textId="77777777" w:rsidR="00AF5102" w:rsidRDefault="00AF5102" w:rsidP="00C37FB5">
      <w:pPr>
        <w:rPr>
          <w:lang w:val="en-US"/>
        </w:rPr>
      </w:pPr>
    </w:p>
    <w:p w14:paraId="226DFCAA" w14:textId="77777777" w:rsidR="00AF5102" w:rsidRDefault="00AF5102" w:rsidP="00C37FB5">
      <w:pPr>
        <w:rPr>
          <w:lang w:val="en-US"/>
        </w:rPr>
      </w:pPr>
    </w:p>
    <w:p w14:paraId="0C163259" w14:textId="77777777" w:rsidR="00AF5102" w:rsidRDefault="00AF5102" w:rsidP="00C37FB5">
      <w:pPr>
        <w:rPr>
          <w:lang w:val="en-US"/>
        </w:rPr>
      </w:pPr>
    </w:p>
    <w:p w14:paraId="073EFBC3" w14:textId="77777777" w:rsidR="00AF5102" w:rsidRDefault="00AF5102" w:rsidP="00C37FB5">
      <w:pPr>
        <w:rPr>
          <w:lang w:val="en-US"/>
        </w:rPr>
      </w:pPr>
    </w:p>
    <w:p w14:paraId="1E46C20E" w14:textId="77777777" w:rsidR="00AF5102" w:rsidRDefault="00AF5102" w:rsidP="00C37FB5">
      <w:pPr>
        <w:rPr>
          <w:lang w:val="en-US"/>
        </w:rPr>
      </w:pPr>
    </w:p>
    <w:p w14:paraId="01D7D873" w14:textId="77777777" w:rsidR="00AF5102" w:rsidRDefault="00AF5102" w:rsidP="00C37FB5">
      <w:pPr>
        <w:rPr>
          <w:lang w:val="en-US"/>
        </w:rPr>
      </w:pPr>
    </w:p>
    <w:p w14:paraId="799707C1" w14:textId="77777777" w:rsidR="00AF5102" w:rsidRDefault="00AF5102" w:rsidP="00C37FB5">
      <w:pPr>
        <w:rPr>
          <w:lang w:val="en-US"/>
        </w:rPr>
      </w:pPr>
    </w:p>
    <w:p w14:paraId="4AE8D097" w14:textId="77777777" w:rsidR="00AF5102" w:rsidRDefault="00AF5102" w:rsidP="00C37FB5">
      <w:pPr>
        <w:rPr>
          <w:lang w:val="en-US"/>
        </w:rPr>
      </w:pPr>
    </w:p>
    <w:p w14:paraId="1B7E6C9D" w14:textId="77777777" w:rsidR="00AF5102" w:rsidRDefault="00AF5102" w:rsidP="00C37FB5">
      <w:pPr>
        <w:rPr>
          <w:lang w:val="en-US"/>
        </w:rPr>
      </w:pPr>
    </w:p>
    <w:p w14:paraId="0787EF69" w14:textId="77777777" w:rsidR="00AF5102" w:rsidRDefault="00AF5102" w:rsidP="00C37FB5">
      <w:pPr>
        <w:rPr>
          <w:lang w:val="en-US"/>
        </w:rPr>
      </w:pPr>
    </w:p>
    <w:p w14:paraId="44632749" w14:textId="77777777" w:rsidR="00AF5102" w:rsidRDefault="00AF5102" w:rsidP="00C37FB5">
      <w:pPr>
        <w:rPr>
          <w:lang w:val="en-US"/>
        </w:rPr>
      </w:pPr>
    </w:p>
    <w:p w14:paraId="4915AE6F" w14:textId="77777777" w:rsidR="00AF5102" w:rsidRDefault="00AF5102" w:rsidP="00C37FB5">
      <w:pPr>
        <w:rPr>
          <w:lang w:val="en-US"/>
        </w:rPr>
      </w:pPr>
    </w:p>
    <w:p w14:paraId="1D3AFC59" w14:textId="77777777" w:rsidR="00AF5102" w:rsidRDefault="00AF5102" w:rsidP="00C37FB5">
      <w:pPr>
        <w:rPr>
          <w:lang w:val="en-US"/>
        </w:rPr>
      </w:pPr>
    </w:p>
    <w:p w14:paraId="20C0C339" w14:textId="77777777" w:rsidR="00AF5102" w:rsidRDefault="00AF5102" w:rsidP="00C37FB5">
      <w:pPr>
        <w:rPr>
          <w:lang w:val="en-US"/>
        </w:rPr>
      </w:pPr>
    </w:p>
    <w:p w14:paraId="746CCB59" w14:textId="77777777" w:rsidR="00AF5102" w:rsidRDefault="00AF5102" w:rsidP="00C37FB5">
      <w:pPr>
        <w:rPr>
          <w:lang w:val="en-US"/>
        </w:rPr>
      </w:pPr>
    </w:p>
    <w:p w14:paraId="498C1436" w14:textId="77777777" w:rsidR="00AF5102" w:rsidRDefault="00AF5102" w:rsidP="00C37FB5">
      <w:pPr>
        <w:rPr>
          <w:lang w:val="en-US"/>
        </w:rPr>
      </w:pPr>
    </w:p>
    <w:p w14:paraId="08DAFF3E" w14:textId="5CF0BC6A" w:rsidR="00C37FB5" w:rsidRPr="00C37FB5" w:rsidRDefault="00C37FB5" w:rsidP="003C32E7">
      <w:pPr>
        <w:pStyle w:val="Heading1"/>
        <w:rPr>
          <w:lang w:val="en-US"/>
        </w:rPr>
      </w:pPr>
      <w:bookmarkStart w:id="7" w:name="_Toc243848123"/>
      <w:r>
        <w:rPr>
          <w:lang w:val="en-US"/>
        </w:rPr>
        <w:lastRenderedPageBreak/>
        <w:t>Methodology</w:t>
      </w:r>
      <w:bookmarkEnd w:id="7"/>
    </w:p>
    <w:p w14:paraId="4319C282" w14:textId="7E513A03" w:rsidR="00FD7056" w:rsidRPr="00FD7056" w:rsidRDefault="00C37FB5" w:rsidP="00FD7056">
      <w:pPr>
        <w:pStyle w:val="Heading2"/>
        <w:rPr>
          <w:lang w:val="en-US"/>
        </w:rPr>
      </w:pPr>
      <w:bookmarkStart w:id="8" w:name="_Toc243848124"/>
      <w:r>
        <w:rPr>
          <w:lang w:val="en-US"/>
        </w:rPr>
        <w:t>Data collection</w:t>
      </w:r>
      <w:bookmarkEnd w:id="8"/>
    </w:p>
    <w:p w14:paraId="7B5F675E" w14:textId="77777777" w:rsidR="00FD7056" w:rsidRPr="00FD7056" w:rsidRDefault="00FD7056" w:rsidP="00FD7056">
      <w:pPr>
        <w:rPr>
          <w:lang w:val="en-US"/>
        </w:rPr>
      </w:pPr>
      <w:r w:rsidRPr="00FD7056">
        <w:rPr>
          <w:lang w:val="en-US"/>
        </w:rPr>
        <w:t>This project will use historical daily closing prices and trading volume data for three assets: Bitcoin, gold, and US 10-year Treasury bonds. The data for gold and US 10-year Treasury bonds will cover the period from 2000 to 2026, while the Bitcoin dataset will cover the period from 2012 to 2026, reflecting the different historical data availability of each asset.</w:t>
      </w:r>
    </w:p>
    <w:p w14:paraId="160D6927" w14:textId="77777777" w:rsidR="00FD7056" w:rsidRPr="00FD7056" w:rsidRDefault="00FD7056" w:rsidP="00FD7056">
      <w:pPr>
        <w:rPr>
          <w:lang w:val="en-US"/>
        </w:rPr>
      </w:pPr>
      <w:r w:rsidRPr="00FD7056">
        <w:rPr>
          <w:lang w:val="en-US"/>
        </w:rPr>
        <w:t xml:space="preserve">The data will be sourced from </w:t>
      </w:r>
      <w:hyperlink r:id="rId13" w:history="1">
        <w:r w:rsidRPr="00FD7056">
          <w:rPr>
            <w:rStyle w:val="Hyperlink"/>
            <w:lang w:val="en-US"/>
          </w:rPr>
          <w:t>Investing.com</w:t>
        </w:r>
      </w:hyperlink>
      <w:r w:rsidRPr="00FD7056">
        <w:rPr>
          <w:lang w:val="en-US"/>
        </w:rPr>
        <w:t xml:space="preserve"> and downloaded in CSV format. These historical financial data are publicly accessible through financial websites and will provide the foundation for the project's data analysis and machine learning modelling.</w:t>
      </w:r>
    </w:p>
    <w:p w14:paraId="1B87B524" w14:textId="77777777" w:rsidR="00FD7056" w:rsidRPr="00FD7056" w:rsidRDefault="00FD7056" w:rsidP="00FD7056">
      <w:pPr>
        <w:rPr>
          <w:lang w:val="en-US"/>
        </w:rPr>
      </w:pPr>
      <w:r w:rsidRPr="00FD7056">
        <w:rPr>
          <w:lang w:val="en-US"/>
        </w:rPr>
        <w:t>At this stage, the project will use three CSV files, each containing the historical data for one of the selected assets. These files will subsequently be prepared and analysed to identify patterns and assess the potential relationships between the assets.</w:t>
      </w:r>
    </w:p>
    <w:p w14:paraId="138962AA" w14:textId="207F8F68" w:rsidR="00991968" w:rsidRDefault="00991968" w:rsidP="003C32E7">
      <w:pPr>
        <w:pStyle w:val="Heading2"/>
        <w:rPr>
          <w:lang w:val="en-US"/>
        </w:rPr>
      </w:pPr>
      <w:bookmarkStart w:id="9" w:name="_Toc243848125"/>
      <w:r>
        <w:rPr>
          <w:lang w:val="en-US"/>
        </w:rPr>
        <w:t>Data preparation.</w:t>
      </w:r>
      <w:bookmarkEnd w:id="9"/>
    </w:p>
    <w:p w14:paraId="65CE2C35" w14:textId="62DBFD66" w:rsidR="00FD7056" w:rsidRPr="00FD7056" w:rsidRDefault="00FD7056" w:rsidP="00FD7056">
      <w:pPr>
        <w:rPr>
          <w:lang w:val="en-US"/>
        </w:rPr>
      </w:pPr>
      <w:r w:rsidRPr="00FD7056">
        <w:rPr>
          <w:lang w:val="en-US"/>
        </w:rPr>
        <w:t>The collected data will be cleaned and prepared to ensure that it is suitable for analysis and machine learning modelling. The main tasks will include checking for missing observations, identifying potential outliers, calculating historical returns, and examining correlations between the selected assets.</w:t>
      </w:r>
    </w:p>
    <w:p w14:paraId="3182EB49" w14:textId="77777777" w:rsidR="00FD7056" w:rsidRPr="00FD7056" w:rsidRDefault="00FD7056" w:rsidP="00FD7056">
      <w:pPr>
        <w:rPr>
          <w:lang w:val="en-US"/>
        </w:rPr>
      </w:pPr>
      <w:r w:rsidRPr="00FD7056">
        <w:rPr>
          <w:lang w:val="en-US"/>
        </w:rPr>
        <w:t>The data preparation process will also ensure that the datasets are consistent and suitable for use in the subsequent analytical stages. Particular attention will be given to the available variables and the quality of the data used to train and evaluate the machine learning models.</w:t>
      </w:r>
    </w:p>
    <w:p w14:paraId="7C8A65FB" w14:textId="068916EE" w:rsidR="00C37FB5" w:rsidRDefault="0073189C" w:rsidP="00FD7056">
      <w:pPr>
        <w:rPr>
          <w:lang w:val="en-US"/>
        </w:rPr>
      </w:pPr>
      <w:r>
        <w:rPr>
          <w:lang w:val="en-US"/>
        </w:rPr>
        <w:t>Exploratory Data Analysis.</w:t>
      </w:r>
    </w:p>
    <w:p w14:paraId="46EDA357" w14:textId="4FA24D62" w:rsidR="001708E0" w:rsidRDefault="0073189C" w:rsidP="0073189C">
      <w:pPr>
        <w:rPr>
          <w:lang w:val="en-US"/>
        </w:rPr>
      </w:pPr>
      <w:r>
        <w:rPr>
          <w:lang w:val="en-US"/>
        </w:rPr>
        <w:t xml:space="preserve">We will examine the historical returns, volatility and the correlation between assets </w:t>
      </w:r>
    </w:p>
    <w:p w14:paraId="07C4D461" w14:textId="2869000A" w:rsidR="001708E0" w:rsidRDefault="001708E0" w:rsidP="001708E0">
      <w:pPr>
        <w:pStyle w:val="Heading2"/>
        <w:rPr>
          <w:lang w:val="en-US"/>
        </w:rPr>
      </w:pPr>
      <w:bookmarkStart w:id="10" w:name="_Toc243848126"/>
      <w:r>
        <w:rPr>
          <w:lang w:val="en-US"/>
        </w:rPr>
        <w:t>Machine learning models.</w:t>
      </w:r>
      <w:bookmarkEnd w:id="10"/>
    </w:p>
    <w:p w14:paraId="63A6582B" w14:textId="25958D74" w:rsidR="00883ACA" w:rsidRDefault="001708E0" w:rsidP="001708E0">
      <w:pPr>
        <w:rPr>
          <w:lang w:val="en-US"/>
        </w:rPr>
      </w:pPr>
      <w:r>
        <w:rPr>
          <w:lang w:val="en-US"/>
        </w:rPr>
        <w:t xml:space="preserve">Mainly Decision </w:t>
      </w:r>
      <w:r w:rsidR="00883ACA">
        <w:rPr>
          <w:lang w:val="en-US"/>
        </w:rPr>
        <w:t>Tree</w:t>
      </w:r>
      <w:r>
        <w:rPr>
          <w:lang w:val="en-US"/>
        </w:rPr>
        <w:t xml:space="preserve"> and </w:t>
      </w:r>
      <w:r w:rsidR="003C32E7">
        <w:rPr>
          <w:lang w:val="en-US"/>
        </w:rPr>
        <w:t>Random Forest</w:t>
      </w:r>
      <w:r>
        <w:rPr>
          <w:lang w:val="en-US"/>
        </w:rPr>
        <w:t>.</w:t>
      </w:r>
      <w:r w:rsidR="003C32E7">
        <w:rPr>
          <w:lang w:val="en-US"/>
        </w:rPr>
        <w:t xml:space="preserve"> We will be open to pivot among the models, the first idea is forecasting studies.</w:t>
      </w:r>
    </w:p>
    <w:p w14:paraId="05BB762D" w14:textId="4F5298BD" w:rsidR="00883ACA" w:rsidRDefault="00883ACA" w:rsidP="00883ACA">
      <w:pPr>
        <w:pStyle w:val="Heading2"/>
        <w:rPr>
          <w:lang w:val="en-US"/>
        </w:rPr>
      </w:pPr>
      <w:bookmarkStart w:id="11" w:name="_Toc243848127"/>
      <w:r>
        <w:rPr>
          <w:lang w:val="en-US"/>
        </w:rPr>
        <w:t>Model evaluation</w:t>
      </w:r>
      <w:bookmarkEnd w:id="11"/>
    </w:p>
    <w:p w14:paraId="3E6982C9" w14:textId="61671429" w:rsidR="00883ACA" w:rsidRDefault="00883ACA" w:rsidP="00883ACA">
      <w:pPr>
        <w:rPr>
          <w:lang w:val="en-US"/>
        </w:rPr>
      </w:pPr>
      <w:r>
        <w:rPr>
          <w:lang w:val="en-US"/>
        </w:rPr>
        <w:t>Metrics:</w:t>
      </w:r>
    </w:p>
    <w:p w14:paraId="4378AC54" w14:textId="0FC0F1A9" w:rsidR="00883ACA" w:rsidRDefault="00883ACA" w:rsidP="00883ACA">
      <w:pPr>
        <w:pStyle w:val="ListParagraph"/>
        <w:numPr>
          <w:ilvl w:val="0"/>
          <w:numId w:val="8"/>
        </w:numPr>
        <w:rPr>
          <w:lang w:val="en-US"/>
        </w:rPr>
      </w:pPr>
      <w:r>
        <w:rPr>
          <w:lang w:val="en-US"/>
        </w:rPr>
        <w:t>Maximum drawdown</w:t>
      </w:r>
    </w:p>
    <w:p w14:paraId="7CF82B9A" w14:textId="4EFAF746" w:rsidR="00883ACA" w:rsidRDefault="00883ACA" w:rsidP="00883ACA">
      <w:pPr>
        <w:pStyle w:val="ListParagraph"/>
        <w:numPr>
          <w:ilvl w:val="0"/>
          <w:numId w:val="8"/>
        </w:numPr>
        <w:rPr>
          <w:lang w:val="en-US"/>
        </w:rPr>
      </w:pPr>
      <w:r>
        <w:rPr>
          <w:lang w:val="en-US"/>
        </w:rPr>
        <w:t>Accuracy</w:t>
      </w:r>
    </w:p>
    <w:p w14:paraId="018BC895" w14:textId="181D3962" w:rsidR="00883ACA" w:rsidRDefault="00883ACA" w:rsidP="00883ACA">
      <w:pPr>
        <w:pStyle w:val="ListParagraph"/>
        <w:numPr>
          <w:ilvl w:val="0"/>
          <w:numId w:val="8"/>
        </w:numPr>
        <w:rPr>
          <w:lang w:val="en-US"/>
        </w:rPr>
      </w:pPr>
      <w:r>
        <w:rPr>
          <w:lang w:val="en-US"/>
        </w:rPr>
        <w:t xml:space="preserve">Volatility </w:t>
      </w:r>
    </w:p>
    <w:p w14:paraId="1A561215" w14:textId="77777777" w:rsidR="004B6703" w:rsidRDefault="004B6703" w:rsidP="004B6703">
      <w:pPr>
        <w:rPr>
          <w:lang w:val="en-US"/>
        </w:rPr>
      </w:pPr>
    </w:p>
    <w:p w14:paraId="1E77EE55" w14:textId="33B9D796" w:rsidR="004B6703" w:rsidRPr="004B6703" w:rsidRDefault="004B6703" w:rsidP="004B6703">
      <w:pPr>
        <w:rPr>
          <w:lang w:val="en-US"/>
        </w:rPr>
      </w:pPr>
    </w:p>
    <w:p w14:paraId="3F25CB30" w14:textId="062A458F" w:rsidR="00883ACA" w:rsidRPr="00883ACA" w:rsidRDefault="00883ACA" w:rsidP="00883ACA">
      <w:pPr>
        <w:pStyle w:val="Heading2"/>
        <w:rPr>
          <w:lang w:val="en-US"/>
        </w:rPr>
      </w:pPr>
      <w:bookmarkStart w:id="12" w:name="_Toc243848128"/>
      <w:r>
        <w:rPr>
          <w:lang w:val="en-US"/>
        </w:rPr>
        <w:t>Visualization and final report</w:t>
      </w:r>
      <w:bookmarkEnd w:id="12"/>
    </w:p>
    <w:p w14:paraId="6D73B3EA" w14:textId="1D5C99E6" w:rsidR="004B6703" w:rsidRDefault="00FD6B39" w:rsidP="004B6703">
      <w:pPr>
        <w:pStyle w:val="ListParagraph"/>
        <w:numPr>
          <w:ilvl w:val="0"/>
          <w:numId w:val="10"/>
        </w:numPr>
      </w:pPr>
      <w:r>
        <w:t>Reporting and explanation</w:t>
      </w:r>
    </w:p>
    <w:p w14:paraId="6FDA8251" w14:textId="77777777" w:rsidR="004B6703" w:rsidRDefault="004B6703" w:rsidP="004B6703"/>
    <w:p w14:paraId="13795B40" w14:textId="4F43FD69" w:rsidR="00FA79AD" w:rsidRDefault="004B6703" w:rsidP="004B6703">
      <w:r>
        <w:rPr>
          <w:noProof/>
          <w:lang w:val="en-US"/>
          <w14:ligatures w14:val="standardContextual"/>
        </w:rPr>
        <w:lastRenderedPageBreak/>
        <w:drawing>
          <wp:inline distT="0" distB="0" distL="0" distR="0" wp14:anchorId="1A084120" wp14:editId="183DAA00">
            <wp:extent cx="5731510" cy="6324600"/>
            <wp:effectExtent l="0" t="0" r="2540" b="0"/>
            <wp:docPr id="1811412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2212" name="Picture 1811412212"/>
                    <pic:cNvPicPr/>
                  </pic:nvPicPr>
                  <pic:blipFill>
                    <a:blip r:embed="rId14">
                      <a:extLst>
                        <a:ext uri="{28A0092B-C50C-407E-A947-70E740481C1C}">
                          <a14:useLocalDpi xmlns:a14="http://schemas.microsoft.com/office/drawing/2010/main" val="0"/>
                        </a:ext>
                      </a:extLst>
                    </a:blip>
                    <a:stretch>
                      <a:fillRect/>
                    </a:stretch>
                  </pic:blipFill>
                  <pic:spPr>
                    <a:xfrm>
                      <a:off x="0" y="0"/>
                      <a:ext cx="5731510" cy="6324600"/>
                    </a:xfrm>
                    <a:prstGeom prst="rect">
                      <a:avLst/>
                    </a:prstGeom>
                  </pic:spPr>
                </pic:pic>
              </a:graphicData>
            </a:graphic>
          </wp:inline>
        </w:drawing>
      </w:r>
    </w:p>
    <w:p w14:paraId="1EB70638" w14:textId="2DDDD215" w:rsidR="00722FFA" w:rsidRDefault="009B4275" w:rsidP="009B4275">
      <w:pPr>
        <w:pStyle w:val="Heading1"/>
      </w:pPr>
      <w:bookmarkStart w:id="13" w:name="_Toc243848129"/>
      <w:r>
        <w:t>Data sources</w:t>
      </w:r>
      <w:bookmarkEnd w:id="13"/>
    </w:p>
    <w:p w14:paraId="73930167" w14:textId="77777777" w:rsidR="00FD6B39" w:rsidRPr="00FD6B39" w:rsidRDefault="00FD6B39" w:rsidP="00FD6B39">
      <w:pPr>
        <w:rPr>
          <w:lang w:val="en-US"/>
        </w:rPr>
      </w:pPr>
      <w:r w:rsidRPr="00FD6B39">
        <w:rPr>
          <w:lang w:val="en-US"/>
        </w:rPr>
        <w:t xml:space="preserve">The primary data source for this project is </w:t>
      </w:r>
      <w:hyperlink r:id="rId15" w:history="1">
        <w:r w:rsidRPr="00FD6B39">
          <w:rPr>
            <w:rStyle w:val="Hyperlink"/>
            <w:lang w:val="en-US"/>
          </w:rPr>
          <w:t>Investing.com</w:t>
        </w:r>
      </w:hyperlink>
      <w:r w:rsidRPr="00FD6B39">
        <w:rPr>
          <w:lang w:val="en-US"/>
        </w:rPr>
        <w:t>. This website was selected because it provides publicly accessible financial market information and is a platform I am already familiar with through my daily work.</w:t>
      </w:r>
    </w:p>
    <w:p w14:paraId="69A9C187" w14:textId="77777777" w:rsidR="00FD6B39" w:rsidRPr="00FD6B39" w:rsidRDefault="00FD6B39" w:rsidP="00FD6B39">
      <w:pPr>
        <w:rPr>
          <w:lang w:val="en-US"/>
        </w:rPr>
      </w:pPr>
      <w:r w:rsidRPr="00FD6B39">
        <w:rPr>
          <w:lang w:val="en-US"/>
        </w:rPr>
        <w:t>Although Investing.com is the main source for the selected datasets, similar historical financial data may also be available from other financial websites. Therefore, alternative sources could be considered if additional data is required during the project.</w:t>
      </w:r>
    </w:p>
    <w:p w14:paraId="52916169" w14:textId="7E5D7EE8" w:rsidR="00DD5561" w:rsidRPr="00AE01B7" w:rsidRDefault="00FD6B39" w:rsidP="009B4275">
      <w:pPr>
        <w:rPr>
          <w:lang w:val="en-US"/>
        </w:rPr>
      </w:pPr>
      <w:r w:rsidRPr="00FD6B39">
        <w:rPr>
          <w:lang w:val="en-US"/>
        </w:rPr>
        <w:t xml:space="preserve">The historical data has been downloaded in CSV format for Bitcoin, gold, and US 10-year Treasury bonds. As the project progresses, the dataset may be expanded to include additional assets, </w:t>
      </w:r>
      <w:r w:rsidRPr="00FD6B39">
        <w:rPr>
          <w:lang w:val="en-US"/>
        </w:rPr>
        <w:lastRenderedPageBreak/>
        <w:t>provided that the data is accessible, relevant to the research objectives, and suitable for comparative analysis.</w:t>
      </w:r>
    </w:p>
    <w:p w14:paraId="69EE4EB5" w14:textId="4C21CA52" w:rsidR="009B4275" w:rsidRDefault="009B4275" w:rsidP="009B4275">
      <w:pPr>
        <w:pStyle w:val="Heading1"/>
      </w:pPr>
      <w:bookmarkStart w:id="14" w:name="_Toc243848130"/>
      <w:r>
        <w:t>Expected deliverables</w:t>
      </w:r>
      <w:bookmarkEnd w:id="14"/>
    </w:p>
    <w:p w14:paraId="10EC25BC" w14:textId="63CAD4C4" w:rsidR="00454152" w:rsidRPr="00454152" w:rsidRDefault="00454152" w:rsidP="00454152">
      <w:pPr>
        <w:rPr>
          <w:b/>
          <w:bCs/>
          <w:lang w:val="en-US"/>
        </w:rPr>
      </w:pPr>
      <w:r w:rsidRPr="00454152">
        <w:rPr>
          <w:b/>
          <w:bCs/>
          <w:lang w:val="en-US"/>
        </w:rPr>
        <w:t>Data Collection</w:t>
      </w:r>
    </w:p>
    <w:p w14:paraId="4E704B61" w14:textId="77777777" w:rsidR="00454152" w:rsidRPr="00454152" w:rsidRDefault="00454152" w:rsidP="00454152">
      <w:pPr>
        <w:rPr>
          <w:lang w:val="en-US"/>
        </w:rPr>
      </w:pPr>
      <w:r w:rsidRPr="00454152">
        <w:rPr>
          <w:lang w:val="en-US"/>
        </w:rPr>
        <w:t>Download the historical data for the three selected assets: Bitcoin, gold, and US 10-year Treasury bonds. The data will be stored in three separate CSV files, one for each asset.</w:t>
      </w:r>
    </w:p>
    <w:p w14:paraId="450896EA" w14:textId="22E6DF6C" w:rsidR="00454152" w:rsidRPr="00454152" w:rsidRDefault="00454152" w:rsidP="00454152">
      <w:pPr>
        <w:rPr>
          <w:b/>
          <w:bCs/>
          <w:lang w:val="en-US"/>
        </w:rPr>
      </w:pPr>
      <w:r w:rsidRPr="00454152">
        <w:rPr>
          <w:b/>
          <w:bCs/>
          <w:lang w:val="en-US"/>
        </w:rPr>
        <w:t>Data Preparation</w:t>
      </w:r>
    </w:p>
    <w:p w14:paraId="75925E34" w14:textId="77777777" w:rsidR="00454152" w:rsidRPr="00454152" w:rsidRDefault="00454152" w:rsidP="00454152">
      <w:pPr>
        <w:rPr>
          <w:lang w:val="en-US"/>
        </w:rPr>
      </w:pPr>
      <w:r w:rsidRPr="00454152">
        <w:rPr>
          <w:lang w:val="en-US"/>
        </w:rPr>
        <w:t>Use Python to clean and prepare the datasets, ensuring that they are suitable for analysis and machine learning modelling. This process will include checking for missing observations, identifying errors, and addressing any data quality issues.</w:t>
      </w:r>
    </w:p>
    <w:p w14:paraId="0B34F0DF" w14:textId="2B56E624" w:rsidR="00454152" w:rsidRPr="00454152" w:rsidRDefault="00454152" w:rsidP="00454152">
      <w:pPr>
        <w:rPr>
          <w:b/>
          <w:bCs/>
          <w:lang w:val="en-US"/>
        </w:rPr>
      </w:pPr>
      <w:r w:rsidRPr="00454152">
        <w:rPr>
          <w:b/>
          <w:bCs/>
          <w:lang w:val="en-US"/>
        </w:rPr>
        <w:t>Machine Learning Models</w:t>
      </w:r>
    </w:p>
    <w:p w14:paraId="090957C8" w14:textId="77777777" w:rsidR="00454152" w:rsidRPr="00454152" w:rsidRDefault="00454152" w:rsidP="00454152">
      <w:pPr>
        <w:rPr>
          <w:lang w:val="en-US"/>
        </w:rPr>
      </w:pPr>
      <w:r w:rsidRPr="00454152">
        <w:rPr>
          <w:lang w:val="en-US"/>
        </w:rPr>
        <w:t>Develop and train suitable machine learning models using the prepared datasets to predict future asset-price movements or returns. Evaluate the models using appropriate performance metrics, such as accuracy, precision, and other relevant measures, depending on the modelling approach selected.</w:t>
      </w:r>
    </w:p>
    <w:p w14:paraId="4679530C" w14:textId="5EB76021" w:rsidR="00454152" w:rsidRPr="00454152" w:rsidRDefault="00454152" w:rsidP="00454152">
      <w:pPr>
        <w:rPr>
          <w:b/>
          <w:bCs/>
          <w:lang w:val="en-US"/>
        </w:rPr>
      </w:pPr>
      <w:r w:rsidRPr="00454152">
        <w:rPr>
          <w:b/>
          <w:bCs/>
          <w:lang w:val="en-US"/>
        </w:rPr>
        <w:t>Final Report</w:t>
      </w:r>
    </w:p>
    <w:p w14:paraId="279E5A61" w14:textId="5D26AB8D" w:rsidR="00454152" w:rsidRPr="00454152" w:rsidRDefault="00454152" w:rsidP="00454152">
      <w:pPr>
        <w:rPr>
          <w:lang w:val="en-US"/>
        </w:rPr>
      </w:pPr>
      <w:r w:rsidRPr="00454152">
        <w:rPr>
          <w:lang w:val="en-US"/>
        </w:rPr>
        <w:t>Produce a comprehensive final report documenting the business problem, the proposed methodology, the data preparation process, the machine learning models developed, and the results obtained. The report will present the main findings, discuss the limitations of the analysis, and provide conclusions based on the results.</w:t>
      </w:r>
    </w:p>
    <w:p w14:paraId="7AC1C02F" w14:textId="4B4C05ED" w:rsidR="009B4275" w:rsidRDefault="009B4275" w:rsidP="009B4275">
      <w:pPr>
        <w:pStyle w:val="Heading1"/>
      </w:pPr>
      <w:bookmarkStart w:id="15" w:name="_Toc243848131"/>
      <w:r>
        <w:lastRenderedPageBreak/>
        <w:t>Project Timeline</w:t>
      </w:r>
      <w:bookmarkEnd w:id="15"/>
    </w:p>
    <w:p w14:paraId="2CFE2B2E" w14:textId="248463F5" w:rsidR="00F63B0E" w:rsidRDefault="00ED5510" w:rsidP="00F63B0E">
      <w:r w:rsidRPr="00ED5510">
        <w:drawing>
          <wp:inline distT="0" distB="0" distL="0" distR="0" wp14:anchorId="1BFA39D3" wp14:editId="3D5C3786">
            <wp:extent cx="5731510" cy="6303010"/>
            <wp:effectExtent l="0" t="0" r="2540" b="2540"/>
            <wp:docPr id="170066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6648" name=""/>
                    <pic:cNvPicPr/>
                  </pic:nvPicPr>
                  <pic:blipFill>
                    <a:blip r:embed="rId16"/>
                    <a:stretch>
                      <a:fillRect/>
                    </a:stretch>
                  </pic:blipFill>
                  <pic:spPr>
                    <a:xfrm>
                      <a:off x="0" y="0"/>
                      <a:ext cx="5731510" cy="6303010"/>
                    </a:xfrm>
                    <a:prstGeom prst="rect">
                      <a:avLst/>
                    </a:prstGeom>
                  </pic:spPr>
                </pic:pic>
              </a:graphicData>
            </a:graphic>
          </wp:inline>
        </w:drawing>
      </w:r>
    </w:p>
    <w:p w14:paraId="6C2D0EC6" w14:textId="77777777" w:rsidR="00F63B0E" w:rsidRDefault="00F63B0E" w:rsidP="00F63B0E"/>
    <w:p w14:paraId="71ED79D3" w14:textId="77777777" w:rsidR="00F63B0E" w:rsidRPr="00F63B0E" w:rsidRDefault="00F63B0E" w:rsidP="00F63B0E"/>
    <w:p w14:paraId="0EEB8C13" w14:textId="77777777" w:rsidR="009B4275" w:rsidRDefault="009B4275" w:rsidP="009B4275"/>
    <w:p w14:paraId="189534D3" w14:textId="77777777" w:rsidR="00ED5510" w:rsidRDefault="00ED5510" w:rsidP="009B4275"/>
    <w:p w14:paraId="626A4EF6" w14:textId="77777777" w:rsidR="00ED5510" w:rsidRDefault="00ED5510" w:rsidP="009B4275"/>
    <w:p w14:paraId="503D9E41" w14:textId="5D1E044D" w:rsidR="009B4275" w:rsidRDefault="009B4275" w:rsidP="009B4275">
      <w:pPr>
        <w:pStyle w:val="Heading1"/>
      </w:pPr>
      <w:bookmarkStart w:id="16" w:name="_Toc243848132"/>
      <w:r>
        <w:lastRenderedPageBreak/>
        <w:t>Ethical and Legal Considerations</w:t>
      </w:r>
      <w:bookmarkEnd w:id="16"/>
    </w:p>
    <w:p w14:paraId="777535CF" w14:textId="4A0D3214" w:rsidR="000C275A" w:rsidRPr="000C275A" w:rsidRDefault="000C275A" w:rsidP="000C275A">
      <w:pPr>
        <w:rPr>
          <w:lang w:val="en-US"/>
        </w:rPr>
      </w:pPr>
      <w:r w:rsidRPr="000C275A">
        <w:rPr>
          <w:lang w:val="en-US"/>
        </w:rPr>
        <w:t>Throughout the project, publicly available financial data relating to three different assets—Bitcoin, gold, and US 10-year Treasury bonds—has been used. The selected datasets contain historical financial market information and do not include personal, sensitive, or confidential information. Therefore, the project is not expected to raise significant data privacy concerns under the General Data Protection Regulation (GDPR).</w:t>
      </w:r>
    </w:p>
    <w:p w14:paraId="669E45A6" w14:textId="77777777" w:rsidR="000C275A" w:rsidRPr="000C275A" w:rsidRDefault="000C275A" w:rsidP="000C275A">
      <w:pPr>
        <w:rPr>
          <w:lang w:val="en-US"/>
        </w:rPr>
      </w:pPr>
      <w:r w:rsidRPr="000C275A">
        <w:rPr>
          <w:lang w:val="en-US"/>
        </w:rPr>
        <w:t xml:space="preserve">The collected data will be used exclusively for research and academic purposes. Any external data sources and </w:t>
      </w:r>
      <w:proofErr w:type="gramStart"/>
      <w:r w:rsidRPr="000C275A">
        <w:rPr>
          <w:lang w:val="en-US"/>
        </w:rPr>
        <w:t>supporting</w:t>
      </w:r>
      <w:proofErr w:type="gramEnd"/>
      <w:r w:rsidRPr="000C275A">
        <w:rPr>
          <w:lang w:val="en-US"/>
        </w:rPr>
        <w:t xml:space="preserve"> materials used throughout the project will be appropriately acknowledged and referenced in accordance with Harvard referencing guidelines.</w:t>
      </w:r>
    </w:p>
    <w:p w14:paraId="60E2F075" w14:textId="77777777" w:rsidR="000C275A" w:rsidRDefault="000C275A" w:rsidP="000C275A">
      <w:pPr>
        <w:rPr>
          <w:lang w:val="en-US"/>
        </w:rPr>
      </w:pPr>
      <w:r w:rsidRPr="000C275A">
        <w:rPr>
          <w:lang w:val="en-US"/>
        </w:rPr>
        <w:t>Regarding the use of artificial intelligence (AI) tools, the project has followed CCT College Dublin's guidance on responsible AI use. The AI declaration has been completed in accordance with the college's requirements, documenting the use of AI tools throughout the project.</w:t>
      </w:r>
    </w:p>
    <w:p w14:paraId="7B8A69B2" w14:textId="77777777" w:rsidR="00AF5102" w:rsidRDefault="00AF5102" w:rsidP="000C275A">
      <w:pPr>
        <w:rPr>
          <w:lang w:val="en-US"/>
        </w:rPr>
      </w:pPr>
    </w:p>
    <w:p w14:paraId="25DC42B7" w14:textId="77777777" w:rsidR="00AF5102" w:rsidRDefault="00AF5102" w:rsidP="000C275A">
      <w:pPr>
        <w:rPr>
          <w:lang w:val="en-US"/>
        </w:rPr>
      </w:pPr>
    </w:p>
    <w:p w14:paraId="049AE010" w14:textId="77777777" w:rsidR="00AF5102" w:rsidRDefault="00AF5102" w:rsidP="000C275A">
      <w:pPr>
        <w:rPr>
          <w:lang w:val="en-US"/>
        </w:rPr>
      </w:pPr>
    </w:p>
    <w:p w14:paraId="447FE3D2" w14:textId="77777777" w:rsidR="00AF5102" w:rsidRDefault="00AF5102" w:rsidP="000C275A">
      <w:pPr>
        <w:rPr>
          <w:lang w:val="en-US"/>
        </w:rPr>
      </w:pPr>
    </w:p>
    <w:p w14:paraId="1C1BC266" w14:textId="77777777" w:rsidR="00AF5102" w:rsidRDefault="00AF5102" w:rsidP="000C275A">
      <w:pPr>
        <w:rPr>
          <w:lang w:val="en-US"/>
        </w:rPr>
      </w:pPr>
    </w:p>
    <w:p w14:paraId="6BD578C3" w14:textId="77777777" w:rsidR="00AF5102" w:rsidRDefault="00AF5102" w:rsidP="000C275A">
      <w:pPr>
        <w:rPr>
          <w:lang w:val="en-US"/>
        </w:rPr>
      </w:pPr>
    </w:p>
    <w:p w14:paraId="08E37232" w14:textId="77777777" w:rsidR="00AF5102" w:rsidRDefault="00AF5102" w:rsidP="000C275A">
      <w:pPr>
        <w:rPr>
          <w:lang w:val="en-US"/>
        </w:rPr>
      </w:pPr>
    </w:p>
    <w:p w14:paraId="66799D7D" w14:textId="77777777" w:rsidR="00AF5102" w:rsidRDefault="00AF5102" w:rsidP="000C275A">
      <w:pPr>
        <w:rPr>
          <w:lang w:val="en-US"/>
        </w:rPr>
      </w:pPr>
    </w:p>
    <w:p w14:paraId="078B897E" w14:textId="77777777" w:rsidR="00AF5102" w:rsidRDefault="00AF5102" w:rsidP="000C275A">
      <w:pPr>
        <w:rPr>
          <w:lang w:val="en-US"/>
        </w:rPr>
      </w:pPr>
    </w:p>
    <w:p w14:paraId="501E7B5E" w14:textId="77777777" w:rsidR="00AF5102" w:rsidRDefault="00AF5102" w:rsidP="000C275A">
      <w:pPr>
        <w:rPr>
          <w:lang w:val="en-US"/>
        </w:rPr>
      </w:pPr>
    </w:p>
    <w:p w14:paraId="1FEB7054" w14:textId="77777777" w:rsidR="00AF5102" w:rsidRDefault="00AF5102" w:rsidP="000C275A">
      <w:pPr>
        <w:rPr>
          <w:lang w:val="en-US"/>
        </w:rPr>
      </w:pPr>
    </w:p>
    <w:p w14:paraId="271C476E" w14:textId="77777777" w:rsidR="00AF5102" w:rsidRDefault="00AF5102" w:rsidP="000C275A">
      <w:pPr>
        <w:rPr>
          <w:lang w:val="en-US"/>
        </w:rPr>
      </w:pPr>
    </w:p>
    <w:p w14:paraId="58E025E4" w14:textId="77777777" w:rsidR="00AF5102" w:rsidRDefault="00AF5102" w:rsidP="000C275A">
      <w:pPr>
        <w:rPr>
          <w:lang w:val="en-US"/>
        </w:rPr>
      </w:pPr>
    </w:p>
    <w:p w14:paraId="57AD60EE" w14:textId="77777777" w:rsidR="00AF5102" w:rsidRDefault="00AF5102" w:rsidP="000C275A">
      <w:pPr>
        <w:rPr>
          <w:lang w:val="en-US"/>
        </w:rPr>
      </w:pPr>
    </w:p>
    <w:p w14:paraId="25341C73" w14:textId="77777777" w:rsidR="00AF5102" w:rsidRDefault="00AF5102" w:rsidP="000C275A">
      <w:pPr>
        <w:rPr>
          <w:lang w:val="en-US"/>
        </w:rPr>
      </w:pPr>
    </w:p>
    <w:p w14:paraId="7C9B5507" w14:textId="77777777" w:rsidR="00AF5102" w:rsidRDefault="00AF5102" w:rsidP="000C275A">
      <w:pPr>
        <w:rPr>
          <w:lang w:val="en-US"/>
        </w:rPr>
      </w:pPr>
    </w:p>
    <w:p w14:paraId="72277C8D" w14:textId="77777777" w:rsidR="00AF5102" w:rsidRDefault="00AF5102" w:rsidP="000C275A">
      <w:pPr>
        <w:rPr>
          <w:lang w:val="en-US"/>
        </w:rPr>
      </w:pPr>
    </w:p>
    <w:p w14:paraId="4F3B2B48" w14:textId="77777777" w:rsidR="00AF5102" w:rsidRDefault="00AF5102" w:rsidP="000C275A">
      <w:pPr>
        <w:rPr>
          <w:lang w:val="en-US"/>
        </w:rPr>
      </w:pPr>
    </w:p>
    <w:p w14:paraId="6D3D8D2B" w14:textId="77777777" w:rsidR="00AF5102" w:rsidRDefault="00AF5102" w:rsidP="000C275A">
      <w:pPr>
        <w:rPr>
          <w:lang w:val="en-US"/>
        </w:rPr>
      </w:pPr>
    </w:p>
    <w:p w14:paraId="3DF2C699" w14:textId="77777777" w:rsidR="00C0013C" w:rsidRPr="000C275A" w:rsidRDefault="00C0013C" w:rsidP="000C275A">
      <w:pPr>
        <w:rPr>
          <w:lang w:val="en-US"/>
        </w:rPr>
      </w:pPr>
    </w:p>
    <w:p w14:paraId="6E764811" w14:textId="7D2F9BB5" w:rsidR="00722FFA" w:rsidRDefault="00722FFA" w:rsidP="00C0013C">
      <w:pPr>
        <w:pStyle w:val="Heading1"/>
      </w:pPr>
      <w:bookmarkStart w:id="17" w:name="_Toc243848133"/>
      <w:r>
        <w:lastRenderedPageBreak/>
        <w:t>References</w:t>
      </w:r>
      <w:bookmarkEnd w:id="17"/>
    </w:p>
    <w:p w14:paraId="61677192" w14:textId="7BA0FBB3" w:rsidR="001708E0" w:rsidRDefault="006129BC" w:rsidP="00722FFA">
      <w:sdt>
        <w:sdtPr>
          <w:id w:val="-1216041443"/>
          <w:citation/>
        </w:sdtPr>
        <w:sdtContent>
          <w:r>
            <w:fldChar w:fldCharType="begin"/>
          </w:r>
          <w:r>
            <w:rPr>
              <w:lang w:val="es-ES"/>
            </w:rPr>
            <w:instrText xml:space="preserve"> CITATION htt26 \l 3082 </w:instrText>
          </w:r>
          <w:r>
            <w:fldChar w:fldCharType="separate"/>
          </w:r>
          <w:r w:rsidRPr="006129BC">
            <w:rPr>
              <w:noProof/>
              <w:lang w:val="es-ES"/>
            </w:rPr>
            <w:t>(https://www.investing.com/, 2026)</w:t>
          </w:r>
          <w:r>
            <w:fldChar w:fldCharType="end"/>
          </w:r>
        </w:sdtContent>
      </w:sdt>
    </w:p>
    <w:p w14:paraId="2C100EC9" w14:textId="77777777" w:rsidR="00722FFA" w:rsidRDefault="00722FFA" w:rsidP="00722FFA"/>
    <w:p w14:paraId="7F140A36" w14:textId="77777777" w:rsidR="00722FFA" w:rsidRDefault="00722FFA" w:rsidP="00722FFA"/>
    <w:p w14:paraId="3ED8B600" w14:textId="77777777" w:rsidR="00722FFA" w:rsidRDefault="00722FFA" w:rsidP="00722FFA"/>
    <w:p w14:paraId="1ACAE58F" w14:textId="77777777" w:rsidR="00722FFA" w:rsidRDefault="00722FFA" w:rsidP="00722FFA"/>
    <w:p w14:paraId="74D56454" w14:textId="77777777" w:rsidR="00722FFA" w:rsidRDefault="00722FFA" w:rsidP="00722FFA"/>
    <w:p w14:paraId="3976F25D" w14:textId="77777777" w:rsidR="00722FFA" w:rsidRDefault="00722FFA" w:rsidP="00722FFA"/>
    <w:p w14:paraId="233C9967" w14:textId="77777777" w:rsidR="00722FFA" w:rsidRDefault="00722FFA" w:rsidP="00722FFA"/>
    <w:p w14:paraId="66D5C00F" w14:textId="77777777" w:rsidR="00722FFA" w:rsidRDefault="00722FFA" w:rsidP="00722FFA"/>
    <w:p w14:paraId="3135EFC5" w14:textId="77777777" w:rsidR="00722FFA" w:rsidRDefault="00722FFA" w:rsidP="00722FFA"/>
    <w:p w14:paraId="506183B4" w14:textId="77777777" w:rsidR="000437A5" w:rsidRDefault="000437A5" w:rsidP="00722FFA"/>
    <w:p w14:paraId="377CBE3F" w14:textId="77777777" w:rsidR="000437A5" w:rsidRDefault="000437A5" w:rsidP="00722FFA"/>
    <w:p w14:paraId="5E00BFD5" w14:textId="77777777" w:rsidR="000437A5" w:rsidRDefault="000437A5" w:rsidP="00722FFA"/>
    <w:p w14:paraId="6E4B5A0B" w14:textId="77777777" w:rsidR="000437A5" w:rsidRDefault="000437A5" w:rsidP="00722FFA"/>
    <w:p w14:paraId="3072F8B7" w14:textId="77777777" w:rsidR="000437A5" w:rsidRDefault="000437A5" w:rsidP="00722FFA"/>
    <w:p w14:paraId="388E3187" w14:textId="77777777" w:rsidR="000437A5" w:rsidRDefault="000437A5" w:rsidP="00722FFA"/>
    <w:p w14:paraId="3D8071A0" w14:textId="77777777" w:rsidR="00AF5102" w:rsidRDefault="00AF5102" w:rsidP="00722FFA"/>
    <w:p w14:paraId="587294B3" w14:textId="77777777" w:rsidR="00AF5102" w:rsidRDefault="00AF5102" w:rsidP="00722FFA"/>
    <w:p w14:paraId="51FCF30D" w14:textId="77777777" w:rsidR="00AF5102" w:rsidRDefault="00AF5102" w:rsidP="00722FFA"/>
    <w:p w14:paraId="5DD5BFCA" w14:textId="77777777" w:rsidR="00AF5102" w:rsidRDefault="00AF5102" w:rsidP="00722FFA"/>
    <w:p w14:paraId="3CEBAE41" w14:textId="77777777" w:rsidR="00AF5102" w:rsidRDefault="00AF5102" w:rsidP="00722FFA"/>
    <w:p w14:paraId="54B3B666" w14:textId="77777777" w:rsidR="00AF5102" w:rsidRDefault="00AF5102" w:rsidP="00722FFA"/>
    <w:p w14:paraId="574F3EC7" w14:textId="77777777" w:rsidR="00AF5102" w:rsidRDefault="00AF5102" w:rsidP="00722FFA"/>
    <w:p w14:paraId="3B9C6A1E" w14:textId="77777777" w:rsidR="00AF5102" w:rsidRDefault="00AF5102" w:rsidP="00722FFA"/>
    <w:p w14:paraId="60400CFA" w14:textId="77777777" w:rsidR="00AF5102" w:rsidRDefault="00AF5102" w:rsidP="00722FFA"/>
    <w:p w14:paraId="0A02DAD0" w14:textId="77777777" w:rsidR="00AF5102" w:rsidRDefault="00AF5102" w:rsidP="00722FFA"/>
    <w:p w14:paraId="718CD888" w14:textId="77777777" w:rsidR="00AF5102" w:rsidRDefault="00AF5102" w:rsidP="00722FFA"/>
    <w:p w14:paraId="5BFA87D9" w14:textId="753335AC" w:rsidR="00722FFA" w:rsidRPr="000C275A" w:rsidRDefault="00722FFA" w:rsidP="000C275A">
      <w:pPr>
        <w:pStyle w:val="Heading1"/>
      </w:pPr>
      <w:bookmarkStart w:id="18" w:name="_heading=h.kfkjs3rwl2c1" w:colFirst="0" w:colLast="0"/>
      <w:bookmarkStart w:id="19" w:name="_Toc243848134"/>
      <w:bookmarkEnd w:id="18"/>
      <w:r>
        <w:lastRenderedPageBreak/>
        <w:t>Appendix</w:t>
      </w:r>
      <w:bookmarkEnd w:id="19"/>
    </w:p>
    <w:p w14:paraId="56F2A898" w14:textId="61078942" w:rsidR="00FE05B0" w:rsidRDefault="000C275A" w:rsidP="00722FFA">
      <w:r>
        <w:t>I have used CHAT GPT for grammar correction and text structure.</w:t>
      </w:r>
      <w:r w:rsidR="00FE05B0">
        <w:t xml:space="preserve"> This is the prompt used and I have been pasting the text created for me.</w:t>
      </w:r>
    </w:p>
    <w:p w14:paraId="05883E33" w14:textId="13BFA36A" w:rsidR="00FE05B0" w:rsidRDefault="00FE05B0" w:rsidP="00722FFA">
      <w:r w:rsidRPr="00FE05B0">
        <w:drawing>
          <wp:inline distT="0" distB="0" distL="0" distR="0" wp14:anchorId="39ECCF75" wp14:editId="4CDF8CF3">
            <wp:extent cx="5150115" cy="2292468"/>
            <wp:effectExtent l="0" t="0" r="0" b="0"/>
            <wp:docPr id="8698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3366" name=""/>
                    <pic:cNvPicPr/>
                  </pic:nvPicPr>
                  <pic:blipFill>
                    <a:blip r:embed="rId17"/>
                    <a:stretch>
                      <a:fillRect/>
                    </a:stretch>
                  </pic:blipFill>
                  <pic:spPr>
                    <a:xfrm>
                      <a:off x="0" y="0"/>
                      <a:ext cx="5150115" cy="2292468"/>
                    </a:xfrm>
                    <a:prstGeom prst="rect">
                      <a:avLst/>
                    </a:prstGeom>
                  </pic:spPr>
                </pic:pic>
              </a:graphicData>
            </a:graphic>
          </wp:inline>
        </w:drawing>
      </w:r>
    </w:p>
    <w:p w14:paraId="5020603E" w14:textId="77777777" w:rsidR="00FE05B0" w:rsidRDefault="00FE05B0" w:rsidP="00722FFA"/>
    <w:p w14:paraId="2A594603" w14:textId="32AC1229" w:rsidR="00FE05B0" w:rsidRDefault="00FE05B0" w:rsidP="00722FFA">
      <w:r>
        <w:t xml:space="preserve">I made also a check list to do a </w:t>
      </w:r>
      <w:proofErr w:type="gramStart"/>
      <w:r>
        <w:t>straightforward tasks</w:t>
      </w:r>
      <w:proofErr w:type="gramEnd"/>
      <w:r>
        <w:t xml:space="preserve"> once I made the project to fix everything.</w:t>
      </w:r>
    </w:p>
    <w:p w14:paraId="33E3C299" w14:textId="77777777" w:rsidR="00FE05B0" w:rsidRDefault="00FE05B0" w:rsidP="00722FFA"/>
    <w:p w14:paraId="682C83FB" w14:textId="06B1D8DA" w:rsidR="00FE05B0" w:rsidRDefault="00FE05B0" w:rsidP="00722FFA">
      <w:r w:rsidRPr="00FE05B0">
        <w:drawing>
          <wp:inline distT="0" distB="0" distL="0" distR="0" wp14:anchorId="6FD8E791" wp14:editId="54707E86">
            <wp:extent cx="5220586" cy="4044534"/>
            <wp:effectExtent l="0" t="0" r="0" b="0"/>
            <wp:docPr id="2222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7233" name=""/>
                    <pic:cNvPicPr/>
                  </pic:nvPicPr>
                  <pic:blipFill>
                    <a:blip r:embed="rId18"/>
                    <a:stretch>
                      <a:fillRect/>
                    </a:stretch>
                  </pic:blipFill>
                  <pic:spPr>
                    <a:xfrm>
                      <a:off x="0" y="0"/>
                      <a:ext cx="5237335" cy="4057510"/>
                    </a:xfrm>
                    <a:prstGeom prst="rect">
                      <a:avLst/>
                    </a:prstGeom>
                  </pic:spPr>
                </pic:pic>
              </a:graphicData>
            </a:graphic>
          </wp:inline>
        </w:drawing>
      </w:r>
    </w:p>
    <w:p w14:paraId="5764EADB" w14:textId="09E3580E" w:rsidR="00C321DB" w:rsidRPr="00722FFA" w:rsidRDefault="00FE05B0">
      <w:r>
        <w:t>For the futures deliveries I expect increase the use of IA always from the point of view of assistance, not for doing my duties.</w:t>
      </w:r>
    </w:p>
    <w:sectPr w:rsidR="00C321DB" w:rsidRPr="00722FFA" w:rsidSect="00722FFA">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9F3E" w14:textId="77777777" w:rsidR="00004115" w:rsidRDefault="00004115">
      <w:pPr>
        <w:spacing w:after="0" w:line="240" w:lineRule="auto"/>
      </w:pPr>
      <w:r>
        <w:separator/>
      </w:r>
    </w:p>
  </w:endnote>
  <w:endnote w:type="continuationSeparator" w:id="0">
    <w:p w14:paraId="71CB3657" w14:textId="77777777" w:rsidR="00004115" w:rsidRDefault="0000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BB39" w14:textId="77777777" w:rsidR="00722FFA" w:rsidRDefault="00722FFA">
    <w:pPr>
      <w:pBdr>
        <w:top w:val="nil"/>
        <w:left w:val="nil"/>
        <w:bottom w:val="nil"/>
        <w:right w:val="nil"/>
        <w:between w:val="nil"/>
      </w:pBdr>
      <w:tabs>
        <w:tab w:val="center" w:pos="4513"/>
        <w:tab w:val="right" w:pos="9026"/>
      </w:tabs>
      <w:spacing w:after="0" w:line="240" w:lineRule="auto"/>
      <w:jc w:val="center"/>
      <w:rPr>
        <w:color w:val="000000"/>
      </w:rPr>
    </w:pPr>
  </w:p>
  <w:p w14:paraId="1A7E24A5" w14:textId="77777777" w:rsidR="00722FFA" w:rsidRDefault="00722FF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923D" w14:textId="77777777" w:rsidR="00722FFA" w:rsidRDefault="00722FFA">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B410" w14:textId="77777777" w:rsidR="00004115" w:rsidRDefault="00004115">
      <w:pPr>
        <w:spacing w:after="0" w:line="240" w:lineRule="auto"/>
      </w:pPr>
      <w:r>
        <w:separator/>
      </w:r>
    </w:p>
  </w:footnote>
  <w:footnote w:type="continuationSeparator" w:id="0">
    <w:p w14:paraId="55F77AFF" w14:textId="77777777" w:rsidR="00004115" w:rsidRDefault="0000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197D"/>
    <w:multiLevelType w:val="multilevel"/>
    <w:tmpl w:val="11927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40724"/>
    <w:multiLevelType w:val="hybridMultilevel"/>
    <w:tmpl w:val="3A4E3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EF23086"/>
    <w:multiLevelType w:val="hybridMultilevel"/>
    <w:tmpl w:val="701A0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F7D52"/>
    <w:multiLevelType w:val="multilevel"/>
    <w:tmpl w:val="F07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7"/>
  </w:num>
  <w:num w:numId="4" w16cid:durableId="1057824889">
    <w:abstractNumId w:val="0"/>
  </w:num>
  <w:num w:numId="5" w16cid:durableId="716047706">
    <w:abstractNumId w:val="9"/>
  </w:num>
  <w:num w:numId="6" w16cid:durableId="720325003">
    <w:abstractNumId w:val="3"/>
  </w:num>
  <w:num w:numId="7" w16cid:durableId="1708722737">
    <w:abstractNumId w:val="4"/>
  </w:num>
  <w:num w:numId="8" w16cid:durableId="677922979">
    <w:abstractNumId w:val="6"/>
  </w:num>
  <w:num w:numId="9" w16cid:durableId="2113667232">
    <w:abstractNumId w:val="8"/>
  </w:num>
  <w:num w:numId="10" w16cid:durableId="86324754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MARTÍNEZ FUENTES">
    <w15:presenceInfo w15:providerId="AD" w15:userId="S::Diego.Martinez12@alu.uclm.es::200007b6-319f-475c-bf28-79fb723973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A05"/>
    <w:rsid w:val="00004115"/>
    <w:rsid w:val="00026475"/>
    <w:rsid w:val="000437A5"/>
    <w:rsid w:val="000C275A"/>
    <w:rsid w:val="000F5407"/>
    <w:rsid w:val="001708E0"/>
    <w:rsid w:val="00175D92"/>
    <w:rsid w:val="00186342"/>
    <w:rsid w:val="001C154A"/>
    <w:rsid w:val="00214A71"/>
    <w:rsid w:val="00237BD1"/>
    <w:rsid w:val="00243A1E"/>
    <w:rsid w:val="003745AE"/>
    <w:rsid w:val="003C32E7"/>
    <w:rsid w:val="003F411F"/>
    <w:rsid w:val="00454152"/>
    <w:rsid w:val="0049186A"/>
    <w:rsid w:val="004B6703"/>
    <w:rsid w:val="005B481D"/>
    <w:rsid w:val="006129BC"/>
    <w:rsid w:val="0065120D"/>
    <w:rsid w:val="00676C47"/>
    <w:rsid w:val="00687C7D"/>
    <w:rsid w:val="00722A2D"/>
    <w:rsid w:val="00722FFA"/>
    <w:rsid w:val="0073189C"/>
    <w:rsid w:val="00827BA2"/>
    <w:rsid w:val="00883ACA"/>
    <w:rsid w:val="00927A05"/>
    <w:rsid w:val="00991968"/>
    <w:rsid w:val="009B4275"/>
    <w:rsid w:val="009E591E"/>
    <w:rsid w:val="00A35EDD"/>
    <w:rsid w:val="00A361ED"/>
    <w:rsid w:val="00A76CAA"/>
    <w:rsid w:val="00AB4EE5"/>
    <w:rsid w:val="00AE01B7"/>
    <w:rsid w:val="00AF5102"/>
    <w:rsid w:val="00B17666"/>
    <w:rsid w:val="00B21E6E"/>
    <w:rsid w:val="00B41ACE"/>
    <w:rsid w:val="00BF7DA4"/>
    <w:rsid w:val="00C0013C"/>
    <w:rsid w:val="00C321DB"/>
    <w:rsid w:val="00C37FB5"/>
    <w:rsid w:val="00D2190E"/>
    <w:rsid w:val="00D45AAF"/>
    <w:rsid w:val="00DA0D11"/>
    <w:rsid w:val="00DD5561"/>
    <w:rsid w:val="00DF153D"/>
    <w:rsid w:val="00E13F35"/>
    <w:rsid w:val="00E5179B"/>
    <w:rsid w:val="00ED5510"/>
    <w:rsid w:val="00F63B0E"/>
    <w:rsid w:val="00FA79AD"/>
    <w:rsid w:val="00FD6B39"/>
    <w:rsid w:val="00FD7056"/>
    <w:rsid w:val="00FE0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6FCE"/>
  <w15:chartTrackingRefBased/>
  <w15:docId w15:val="{07832715-62EA-4279-B50E-967ABD039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FFA"/>
    <w:rPr>
      <w:rFonts w:ascii="Calibri" w:eastAsia="Calibri" w:hAnsi="Calibri" w:cs="Calibri"/>
      <w:kern w:val="0"/>
      <w:lang w:val="en-IE" w:eastAsia="en-IE"/>
      <w14:ligatures w14:val="none"/>
    </w:rPr>
  </w:style>
  <w:style w:type="paragraph" w:styleId="Heading1">
    <w:name w:val="heading 1"/>
    <w:basedOn w:val="Normal"/>
    <w:next w:val="Normal"/>
    <w:link w:val="Heading1Char"/>
    <w:uiPriority w:val="9"/>
    <w:qFormat/>
    <w:rsid w:val="00927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A05"/>
    <w:rPr>
      <w:rFonts w:eastAsiaTheme="majorEastAsia" w:cstheme="majorBidi"/>
      <w:color w:val="272727" w:themeColor="text1" w:themeTint="D8"/>
    </w:rPr>
  </w:style>
  <w:style w:type="paragraph" w:styleId="Title">
    <w:name w:val="Title"/>
    <w:basedOn w:val="Normal"/>
    <w:next w:val="Normal"/>
    <w:link w:val="TitleChar"/>
    <w:uiPriority w:val="10"/>
    <w:qFormat/>
    <w:rsid w:val="00927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A05"/>
    <w:pPr>
      <w:spacing w:before="160"/>
      <w:jc w:val="center"/>
    </w:pPr>
    <w:rPr>
      <w:i/>
      <w:iCs/>
      <w:color w:val="404040" w:themeColor="text1" w:themeTint="BF"/>
    </w:rPr>
  </w:style>
  <w:style w:type="character" w:customStyle="1" w:styleId="QuoteChar">
    <w:name w:val="Quote Char"/>
    <w:basedOn w:val="DefaultParagraphFont"/>
    <w:link w:val="Quote"/>
    <w:uiPriority w:val="29"/>
    <w:rsid w:val="00927A05"/>
    <w:rPr>
      <w:i/>
      <w:iCs/>
      <w:color w:val="404040" w:themeColor="text1" w:themeTint="BF"/>
    </w:rPr>
  </w:style>
  <w:style w:type="paragraph" w:styleId="ListParagraph">
    <w:name w:val="List Paragraph"/>
    <w:basedOn w:val="Normal"/>
    <w:uiPriority w:val="34"/>
    <w:qFormat/>
    <w:rsid w:val="00927A05"/>
    <w:pPr>
      <w:ind w:left="720"/>
      <w:contextualSpacing/>
    </w:pPr>
  </w:style>
  <w:style w:type="character" w:styleId="IntenseEmphasis">
    <w:name w:val="Intense Emphasis"/>
    <w:basedOn w:val="DefaultParagraphFont"/>
    <w:uiPriority w:val="21"/>
    <w:qFormat/>
    <w:rsid w:val="00927A05"/>
    <w:rPr>
      <w:i/>
      <w:iCs/>
      <w:color w:val="0F4761" w:themeColor="accent1" w:themeShade="BF"/>
    </w:rPr>
  </w:style>
  <w:style w:type="paragraph" w:styleId="IntenseQuote">
    <w:name w:val="Intense Quote"/>
    <w:basedOn w:val="Normal"/>
    <w:next w:val="Normal"/>
    <w:link w:val="IntenseQuoteChar"/>
    <w:uiPriority w:val="30"/>
    <w:qFormat/>
    <w:rsid w:val="00927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A05"/>
    <w:rPr>
      <w:i/>
      <w:iCs/>
      <w:color w:val="0F4761" w:themeColor="accent1" w:themeShade="BF"/>
    </w:rPr>
  </w:style>
  <w:style w:type="character" w:styleId="IntenseReference">
    <w:name w:val="Intense Reference"/>
    <w:basedOn w:val="DefaultParagraphFont"/>
    <w:uiPriority w:val="32"/>
    <w:qFormat/>
    <w:rsid w:val="00927A05"/>
    <w:rPr>
      <w:b/>
      <w:bCs/>
      <w:smallCaps/>
      <w:color w:val="0F4761" w:themeColor="accent1" w:themeShade="BF"/>
      <w:spacing w:val="5"/>
    </w:rPr>
  </w:style>
  <w:style w:type="paragraph" w:styleId="Revision">
    <w:name w:val="Revision"/>
    <w:hidden/>
    <w:uiPriority w:val="99"/>
    <w:semiHidden/>
    <w:rsid w:val="00722FFA"/>
    <w:pPr>
      <w:spacing w:after="0" w:line="240" w:lineRule="auto"/>
    </w:pPr>
    <w:rPr>
      <w:rFonts w:ascii="Calibri" w:eastAsia="Calibri" w:hAnsi="Calibri" w:cs="Calibri"/>
      <w:kern w:val="0"/>
      <w:lang w:val="en-IE" w:eastAsia="en-IE"/>
      <w14:ligatures w14:val="none"/>
    </w:rPr>
  </w:style>
  <w:style w:type="paragraph" w:styleId="TOC1">
    <w:name w:val="toc 1"/>
    <w:basedOn w:val="Normal"/>
    <w:next w:val="Normal"/>
    <w:autoRedefine/>
    <w:uiPriority w:val="39"/>
    <w:unhideWhenUsed/>
    <w:rsid w:val="00B41ACE"/>
    <w:pPr>
      <w:spacing w:after="100"/>
    </w:pPr>
  </w:style>
  <w:style w:type="paragraph" w:styleId="TOC2">
    <w:name w:val="toc 2"/>
    <w:basedOn w:val="Normal"/>
    <w:next w:val="Normal"/>
    <w:autoRedefine/>
    <w:uiPriority w:val="39"/>
    <w:unhideWhenUsed/>
    <w:rsid w:val="00B41ACE"/>
    <w:pPr>
      <w:spacing w:after="100"/>
      <w:ind w:left="220"/>
    </w:pPr>
  </w:style>
  <w:style w:type="paragraph" w:styleId="TOC3">
    <w:name w:val="toc 3"/>
    <w:basedOn w:val="Normal"/>
    <w:next w:val="Normal"/>
    <w:autoRedefine/>
    <w:uiPriority w:val="39"/>
    <w:unhideWhenUsed/>
    <w:rsid w:val="00B41ACE"/>
    <w:pPr>
      <w:spacing w:after="100"/>
      <w:ind w:left="440"/>
    </w:pPr>
  </w:style>
  <w:style w:type="character" w:styleId="Hyperlink">
    <w:name w:val="Hyperlink"/>
    <w:basedOn w:val="DefaultParagraphFont"/>
    <w:uiPriority w:val="99"/>
    <w:unhideWhenUsed/>
    <w:rsid w:val="00B41ACE"/>
    <w:rPr>
      <w:color w:val="467886" w:themeColor="hyperlink"/>
      <w:u w:val="single"/>
    </w:rPr>
  </w:style>
  <w:style w:type="character" w:styleId="UnresolvedMention">
    <w:name w:val="Unresolved Mention"/>
    <w:basedOn w:val="DefaultParagraphFont"/>
    <w:uiPriority w:val="99"/>
    <w:semiHidden/>
    <w:unhideWhenUsed/>
    <w:rsid w:val="001708E0"/>
    <w:rPr>
      <w:color w:val="605E5C"/>
      <w:shd w:val="clear" w:color="auto" w:fill="E1DFDD"/>
    </w:rPr>
  </w:style>
  <w:style w:type="paragraph" w:styleId="NormalWeb">
    <w:name w:val="Normal (Web)"/>
    <w:basedOn w:val="Normal"/>
    <w:uiPriority w:val="99"/>
    <w:semiHidden/>
    <w:unhideWhenUsed/>
    <w:rsid w:val="00FD705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129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04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vesting.com/"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vesting.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85BE56B1524E4D93433E9941C99BB6" ma:contentTypeVersion="1" ma:contentTypeDescription="Create a new document." ma:contentTypeScope="" ma:versionID="6fec2a01e22ead9e4807b8d541ccc334">
  <xsd:schema xmlns:xsd="http://www.w3.org/2001/XMLSchema" xmlns:xs="http://www.w3.org/2001/XMLSchema" xmlns:p="http://schemas.microsoft.com/office/2006/metadata/properties" xmlns:ns3="02dbed4e-636f-4c0c-b687-603653b3177a" targetNamespace="http://schemas.microsoft.com/office/2006/metadata/properties" ma:root="true" ma:fieldsID="9d1a5a43db2f7bd043fbb922c95bcafd" ns3:_="">
    <xsd:import namespace="02dbed4e-636f-4c0c-b687-603653b3177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bed4e-636f-4c0c-b687-603653b317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htt26</b:Tag>
    <b:SourceType>InternetSite</b:SourceType>
    <b:Guid>{EBF49F31-20D7-4F26-9F9E-FAE594946ECC}</b:Guid>
    <b:Title>https://www.investing.com/</b:Title>
    <b:Year>2026</b:Year>
    <b:LCID>en-US</b:LCID>
    <b:RefOrder>1</b:RefOrder>
  </b:Source>
</b:Sources>
</file>

<file path=customXml/itemProps1.xml><?xml version="1.0" encoding="utf-8"?>
<ds:datastoreItem xmlns:ds="http://schemas.openxmlformats.org/officeDocument/2006/customXml" ds:itemID="{19266CE8-95C0-42D2-A109-073F44F8C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bed4e-636f-4c0c-b687-603653b31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E0F24E-63A2-4437-912C-1288E4B78FC0}">
  <ds:schemaRefs>
    <ds:schemaRef ds:uri="http://schemas.microsoft.com/sharepoint/v3/contenttype/forms"/>
  </ds:schemaRefs>
</ds:datastoreItem>
</file>

<file path=customXml/itemProps3.xml><?xml version="1.0" encoding="utf-8"?>
<ds:datastoreItem xmlns:ds="http://schemas.openxmlformats.org/officeDocument/2006/customXml" ds:itemID="{8D10CED7-4238-4850-9C02-E13D6CBDCD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BD6497-EB3C-4156-8964-64AD6D6B4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13</Pages>
  <Words>1984</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MARTÍNEZ FUENTES</dc:creator>
  <cp:keywords/>
  <dc:description/>
  <cp:lastModifiedBy>Diego Martinez</cp:lastModifiedBy>
  <cp:revision>7</cp:revision>
  <dcterms:created xsi:type="dcterms:W3CDTF">2026-10-25T15:40:00Z</dcterms:created>
  <dcterms:modified xsi:type="dcterms:W3CDTF">2026-10-25T17:15:00Z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0x010100BA85BE56B1524E4D93433E9941C99BB6</vt:lpwstr>
  </property>
</Properties>
</file>